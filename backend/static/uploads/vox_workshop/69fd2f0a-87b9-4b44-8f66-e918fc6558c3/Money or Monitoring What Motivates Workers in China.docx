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F0A0B" w14:textId="56F134E2" w:rsidR="00BA09D0" w:rsidRPr="00B4062F" w:rsidRDefault="00BA09D0" w:rsidP="00BA09D0">
      <w:pPr>
        <w:jc w:val="both"/>
        <w:rPr>
          <w:b/>
          <w:bCs/>
          <w:rPrChange w:id="0" w:author="Gretchen Dykstra" w:date="2025-09-15T05:42:00Z" w16du:dateUtc="2025-09-15T09:42:00Z">
            <w:rPr/>
          </w:rPrChange>
        </w:rPr>
      </w:pPr>
      <w:del w:id="1" w:author="Gretchen Dykstra" w:date="2025-09-15T05:14:00Z" w16du:dateUtc="2025-09-15T09:14:00Z">
        <w:r w:rsidRPr="00B4062F" w:rsidDel="003A6767">
          <w:rPr>
            <w:b/>
            <w:bCs/>
            <w:rPrChange w:id="2" w:author="Gretchen Dykstra" w:date="2025-09-15T05:42:00Z" w16du:dateUtc="2025-09-15T09:42:00Z">
              <w:rPr/>
            </w:rPrChange>
          </w:rPr>
          <w:delText xml:space="preserve">Short title: </w:delText>
        </w:r>
      </w:del>
      <w:commentRangeStart w:id="3"/>
      <w:commentRangeStart w:id="4"/>
      <w:r w:rsidRPr="00B4062F">
        <w:rPr>
          <w:b/>
          <w:bCs/>
          <w:rPrChange w:id="5" w:author="Gretchen Dykstra" w:date="2025-09-15T05:42:00Z" w16du:dateUtc="2025-09-15T09:42:00Z">
            <w:rPr/>
          </w:rPrChange>
        </w:rPr>
        <w:t>Money or Monitoring: What Motivates Workers in Chin</w:t>
      </w:r>
      <w:r w:rsidR="00287040" w:rsidRPr="00B4062F">
        <w:rPr>
          <w:rFonts w:hint="eastAsia"/>
          <w:b/>
          <w:bCs/>
          <w:rPrChange w:id="6" w:author="Gretchen Dykstra" w:date="2025-09-15T05:42:00Z" w16du:dateUtc="2025-09-15T09:42:00Z">
            <w:rPr>
              <w:rFonts w:hint="eastAsia"/>
            </w:rPr>
          </w:rPrChange>
        </w:rPr>
        <w:t>a</w:t>
      </w:r>
      <w:r w:rsidRPr="00B4062F">
        <w:rPr>
          <w:b/>
          <w:bCs/>
          <w:rPrChange w:id="7" w:author="Gretchen Dykstra" w:date="2025-09-15T05:42:00Z" w16du:dateUtc="2025-09-15T09:42:00Z">
            <w:rPr/>
          </w:rPrChange>
        </w:rPr>
        <w:t>?</w:t>
      </w:r>
      <w:commentRangeEnd w:id="3"/>
      <w:r w:rsidR="00D17968" w:rsidRPr="00B4062F">
        <w:rPr>
          <w:rStyle w:val="CommentReference"/>
          <w:b/>
          <w:bCs/>
          <w:rPrChange w:id="8" w:author="Gretchen Dykstra" w:date="2025-09-15T05:42:00Z" w16du:dateUtc="2025-09-15T09:42:00Z">
            <w:rPr>
              <w:rStyle w:val="CommentReference"/>
            </w:rPr>
          </w:rPrChange>
        </w:rPr>
        <w:commentReference w:id="3"/>
      </w:r>
      <w:commentRangeEnd w:id="4"/>
      <w:r w:rsidR="00981EF0" w:rsidRPr="00B4062F">
        <w:rPr>
          <w:rStyle w:val="CommentReference"/>
          <w:b/>
          <w:bCs/>
          <w:rPrChange w:id="9" w:author="Gretchen Dykstra" w:date="2025-09-15T05:42:00Z" w16du:dateUtc="2025-09-15T09:42:00Z">
            <w:rPr>
              <w:rStyle w:val="CommentReference"/>
            </w:rPr>
          </w:rPrChange>
        </w:rPr>
        <w:commentReference w:id="4"/>
      </w:r>
    </w:p>
    <w:p w14:paraId="54E10D87" w14:textId="571FDB15" w:rsidR="00BA09D0" w:rsidDel="003A6767" w:rsidRDefault="00BA09D0" w:rsidP="00BA09D0">
      <w:pPr>
        <w:jc w:val="both"/>
        <w:rPr>
          <w:del w:id="10" w:author="Gretchen Dykstra" w:date="2025-09-15T05:14:00Z" w16du:dateUtc="2025-09-15T09:14:00Z"/>
        </w:rPr>
      </w:pPr>
      <w:del w:id="11" w:author="Gretchen Dykstra" w:date="2025-09-15T05:14:00Z" w16du:dateUtc="2025-09-15T09:14:00Z">
        <w:r w:rsidDel="003A6767">
          <w:delText>Long title: Money or Monitoring: Evidence on Improving Worker Effort</w:delText>
        </w:r>
      </w:del>
    </w:p>
    <w:p w14:paraId="58D0E376" w14:textId="77777777" w:rsidR="00BA09D0" w:rsidRDefault="00BA09D0" w:rsidP="00BA09D0">
      <w:pPr>
        <w:jc w:val="both"/>
      </w:pPr>
    </w:p>
    <w:p w14:paraId="60B30387" w14:textId="1EF17A2D" w:rsidR="00BA09D0" w:rsidDel="003A6767" w:rsidRDefault="00BA09D0" w:rsidP="00BA09D0">
      <w:pPr>
        <w:jc w:val="both"/>
        <w:rPr>
          <w:del w:id="12" w:author="Gretchen Dykstra" w:date="2025-09-15T05:14:00Z" w16du:dateUtc="2025-09-15T09:14:00Z"/>
        </w:rPr>
      </w:pPr>
      <w:del w:id="13" w:author="Gretchen Dykstra" w:date="2025-09-15T05:14:00Z" w16du:dateUtc="2025-09-15T09:14:00Z">
        <w:r w:rsidDel="003A6767">
          <w:delText xml:space="preserve">Tags: </w:delText>
        </w:r>
        <w:r w:rsidR="00287040" w:rsidRPr="00287040" w:rsidDel="003A6767">
          <w:delText>monitoring, signing bonus, effort, worker productivity, retention</w:delText>
        </w:r>
      </w:del>
    </w:p>
    <w:p w14:paraId="4E9B2DD4" w14:textId="7061DCA5" w:rsidR="00BA09D0" w:rsidDel="003A6767" w:rsidRDefault="00BA09D0" w:rsidP="00BA09D0">
      <w:pPr>
        <w:jc w:val="both"/>
        <w:rPr>
          <w:del w:id="14" w:author="Gretchen Dykstra" w:date="2025-09-15T05:14:00Z" w16du:dateUtc="2025-09-15T09:14:00Z"/>
        </w:rPr>
      </w:pPr>
      <w:del w:id="15" w:author="Gretchen Dykstra" w:date="2025-09-15T05:14:00Z" w16du:dateUtc="2025-09-15T09:14:00Z">
        <w:r w:rsidDel="003A6767">
          <w:delText>Topic(s): Firms &amp; Trade</w:delText>
        </w:r>
      </w:del>
    </w:p>
    <w:p w14:paraId="323A0B69" w14:textId="61B99F55" w:rsidR="00BA09D0" w:rsidRDefault="00BA09D0" w:rsidP="00BA09D0">
      <w:pPr>
        <w:jc w:val="both"/>
      </w:pPr>
      <w:del w:id="16" w:author="Gretchen Dykstra" w:date="2025-09-15T05:14:00Z" w16du:dateUtc="2025-09-15T09:14:00Z">
        <w:r w:rsidDel="003A6767">
          <w:delText>Author</w:delText>
        </w:r>
        <w:r w:rsidR="00287040" w:rsidDel="003A6767">
          <w:delText>s</w:delText>
        </w:r>
        <w:r w:rsidDel="003A6767">
          <w:delText xml:space="preserve">: </w:delText>
        </w:r>
      </w:del>
      <w:r>
        <w:t xml:space="preserve">Jing Cai, Sai Luo, </w:t>
      </w:r>
      <w:del w:id="17" w:author="Gretchen Dykstra" w:date="2025-09-15T05:42:00Z" w16du:dateUtc="2025-09-15T09:42:00Z">
        <w:r w:rsidDel="00B4062F">
          <w:delText xml:space="preserve">and </w:delText>
        </w:r>
      </w:del>
      <w:r>
        <w:t>Shing-Yi Wang</w:t>
      </w:r>
    </w:p>
    <w:p w14:paraId="77D49C79" w14:textId="77777777" w:rsidR="00BA09D0" w:rsidRDefault="00BA09D0" w:rsidP="00BA09D0">
      <w:pPr>
        <w:jc w:val="both"/>
      </w:pPr>
    </w:p>
    <w:p w14:paraId="3283CC4A" w14:textId="6B88E216" w:rsidR="00BA09D0" w:rsidDel="003A6767" w:rsidRDefault="00BA09D0" w:rsidP="00BA09D0">
      <w:pPr>
        <w:jc w:val="both"/>
        <w:rPr>
          <w:del w:id="18" w:author="Gretchen Dykstra" w:date="2025-09-15T05:14:00Z" w16du:dateUtc="2025-09-15T09:14:00Z"/>
        </w:rPr>
      </w:pPr>
      <w:del w:id="19" w:author="Gretchen Dykstra" w:date="2025-09-15T05:14:00Z" w16du:dateUtc="2025-09-15T09:14:00Z">
        <w:r w:rsidDel="003A6767">
          <w:delText>NEW TEASER</w:delText>
        </w:r>
      </w:del>
    </w:p>
    <w:p w14:paraId="2742188B" w14:textId="795F5C01" w:rsidR="00BA09D0" w:rsidRPr="00577966" w:rsidRDefault="00AE0DF0" w:rsidP="00BA09D0">
      <w:pPr>
        <w:jc w:val="both"/>
        <w:rPr>
          <w:i/>
          <w:iCs/>
          <w:rPrChange w:id="20" w:author="Gretchen Dykstra" w:date="2025-09-15T05:38:00Z" w16du:dateUtc="2025-09-15T09:38:00Z">
            <w:rPr/>
          </w:rPrChange>
        </w:rPr>
      </w:pPr>
      <w:r w:rsidRPr="00577966">
        <w:rPr>
          <w:i/>
          <w:iCs/>
          <w:rPrChange w:id="21" w:author="Gretchen Dykstra" w:date="2025-09-15T05:38:00Z" w16du:dateUtc="2025-09-15T09:38:00Z">
            <w:rPr/>
          </w:rPrChange>
        </w:rPr>
        <w:t>Higher compensation incentivizes workers to work additional hours</w:t>
      </w:r>
      <w:r w:rsidR="00126234" w:rsidRPr="00577966">
        <w:rPr>
          <w:i/>
          <w:iCs/>
          <w:rPrChange w:id="22" w:author="Gretchen Dykstra" w:date="2025-09-15T05:38:00Z" w16du:dateUtc="2025-09-15T09:38:00Z">
            <w:rPr/>
          </w:rPrChange>
        </w:rPr>
        <w:t xml:space="preserve"> and stay at the firm</w:t>
      </w:r>
      <w:r w:rsidRPr="00577966">
        <w:rPr>
          <w:i/>
          <w:iCs/>
          <w:rPrChange w:id="23" w:author="Gretchen Dykstra" w:date="2025-09-15T05:38:00Z" w16du:dateUtc="2025-09-15T09:38:00Z">
            <w:rPr/>
          </w:rPrChange>
        </w:rPr>
        <w:t>, while increased monitoring enhances work quality but also increases quitting</w:t>
      </w:r>
      <w:r w:rsidR="00126234" w:rsidRPr="00577966">
        <w:rPr>
          <w:i/>
          <w:iCs/>
          <w:rPrChange w:id="24" w:author="Gretchen Dykstra" w:date="2025-09-15T05:38:00Z" w16du:dateUtc="2025-09-15T09:38:00Z">
            <w:rPr/>
          </w:rPrChange>
        </w:rPr>
        <w:t xml:space="preserve"> by workers</w:t>
      </w:r>
      <w:r w:rsidRPr="00577966">
        <w:rPr>
          <w:i/>
          <w:iCs/>
          <w:rPrChange w:id="25" w:author="Gretchen Dykstra" w:date="2025-09-15T05:38:00Z" w16du:dateUtc="2025-09-15T09:38:00Z">
            <w:rPr/>
          </w:rPrChange>
        </w:rPr>
        <w:t>.</w:t>
      </w:r>
    </w:p>
    <w:p w14:paraId="2DB4491D" w14:textId="77777777" w:rsidR="00BA09D0" w:rsidRDefault="00BA09D0" w:rsidP="00BA09D0">
      <w:pPr>
        <w:jc w:val="both"/>
      </w:pPr>
    </w:p>
    <w:p w14:paraId="7865B559" w14:textId="711760D0" w:rsidR="00BA09D0" w:rsidRPr="006B53C6" w:rsidDel="003A6767" w:rsidRDefault="00BA09D0" w:rsidP="00BA09D0">
      <w:pPr>
        <w:jc w:val="both"/>
        <w:rPr>
          <w:del w:id="26" w:author="Gretchen Dykstra" w:date="2025-09-15T05:14:00Z" w16du:dateUtc="2025-09-15T09:14:00Z"/>
          <w:b/>
          <w:bCs/>
        </w:rPr>
      </w:pPr>
      <w:del w:id="27" w:author="Gretchen Dykstra" w:date="2025-09-15T05:14:00Z" w16du:dateUtc="2025-09-15T09:14:00Z">
        <w:r w:rsidRPr="006B53C6" w:rsidDel="003A6767">
          <w:rPr>
            <w:b/>
            <w:bCs/>
          </w:rPr>
          <w:delText>Body</w:delText>
        </w:r>
      </w:del>
    </w:p>
    <w:p w14:paraId="70EB1309" w14:textId="77777777" w:rsidR="00BA09D0" w:rsidRDefault="00BA09D0" w:rsidP="00BA09D0">
      <w:pPr>
        <w:jc w:val="both"/>
      </w:pPr>
    </w:p>
    <w:p w14:paraId="72833AF1" w14:textId="3534BAFD" w:rsidR="00BA09D0" w:rsidRDefault="00AE0DF0" w:rsidP="00BA09D0">
      <w:pPr>
        <w:jc w:val="both"/>
      </w:pPr>
      <w:r w:rsidRPr="00AE0DF0">
        <w:t>Firms in developing countries experience significantly higher worker turnover rates than those in developed countries. Recent evidence indicates that job-hopping is five times more common in developing countries compared to developed ones (Donovan et al.</w:t>
      </w:r>
      <w:del w:id="28" w:author="Gretchen Dykstra" w:date="2025-09-15T05:39:00Z" w16du:dateUtc="2025-09-15T09:39:00Z">
        <w:r w:rsidRPr="00AE0DF0" w:rsidDel="00B4062F">
          <w:delText>,</w:delText>
        </w:r>
      </w:del>
      <w:r w:rsidRPr="00AE0DF0">
        <w:t xml:space="preserve"> 2023). This high turnover may contribute to the substantial productivity gaps observed between rich and poor nations, as frequent employee movement can lead to increased hiring and training costs and lower productivity levels among new workers. Consequently, attracting the best talent and motivating effort after hiring remains a critical challenge for firms. Common strategies to address this include offering higher wages or increas</w:t>
      </w:r>
      <w:r w:rsidR="00C6141C">
        <w:t>ing</w:t>
      </w:r>
      <w:r w:rsidRPr="00AE0DF0">
        <w:t xml:space="preserve"> monitoring. Numerous studies have examined the effectiveness of these approaches (</w:t>
      </w:r>
      <w:r>
        <w:t xml:space="preserve">Guiteras and Jack 2018, </w:t>
      </w:r>
      <w:r w:rsidRPr="00AE0DF0">
        <w:t>Kim et al.</w:t>
      </w:r>
      <w:del w:id="29" w:author="Gretchen Dykstra" w:date="2025-09-15T05:40:00Z" w16du:dateUtc="2025-09-15T09:40:00Z">
        <w:r w:rsidRPr="00AE0DF0" w:rsidDel="00B4062F">
          <w:delText>,</w:delText>
        </w:r>
      </w:del>
      <w:r w:rsidRPr="00AE0DF0">
        <w:t xml:space="preserve"> 2020</w:t>
      </w:r>
      <w:del w:id="30" w:author="Gretchen Dykstra" w:date="2025-09-15T05:40:00Z" w16du:dateUtc="2025-09-15T09:40:00Z">
        <w:r w:rsidRPr="00AE0DF0" w:rsidDel="00B4062F">
          <w:delText xml:space="preserve">; </w:delText>
        </w:r>
      </w:del>
      <w:ins w:id="31" w:author="Gretchen Dykstra" w:date="2025-09-15T05:40:00Z" w16du:dateUtc="2025-09-15T09:40:00Z">
        <w:r w:rsidR="00B4062F">
          <w:t>,</w:t>
        </w:r>
        <w:r w:rsidR="00B4062F" w:rsidRPr="00AE0DF0">
          <w:t xml:space="preserve"> </w:t>
        </w:r>
      </w:ins>
      <w:r w:rsidRPr="00AE0DF0">
        <w:t>de Ree et al.</w:t>
      </w:r>
      <w:del w:id="32" w:author="Gretchen Dykstra" w:date="2025-09-15T05:40:00Z" w16du:dateUtc="2025-09-15T09:40:00Z">
        <w:r w:rsidRPr="00AE0DF0" w:rsidDel="00B4062F">
          <w:delText>,</w:delText>
        </w:r>
      </w:del>
      <w:r w:rsidRPr="00AE0DF0">
        <w:t xml:space="preserve"> 2018</w:t>
      </w:r>
      <w:del w:id="33" w:author="Gretchen Dykstra" w:date="2025-09-15T05:40:00Z" w16du:dateUtc="2025-09-15T09:40:00Z">
        <w:r w:rsidRPr="00AE0DF0" w:rsidDel="00B4062F">
          <w:delText xml:space="preserve">; </w:delText>
        </w:r>
      </w:del>
      <w:ins w:id="34" w:author="Gretchen Dykstra" w:date="2025-09-15T05:40:00Z" w16du:dateUtc="2025-09-15T09:40:00Z">
        <w:r w:rsidR="00B4062F">
          <w:t>,</w:t>
        </w:r>
        <w:r w:rsidR="00B4062F" w:rsidRPr="00AE0DF0">
          <w:t xml:space="preserve"> </w:t>
        </w:r>
      </w:ins>
      <w:del w:id="35" w:author="Gretchen Dykstra" w:date="2025-09-15T05:41:00Z" w16du:dateUtc="2025-09-15T09:41:00Z">
        <w:r w:rsidRPr="00AE0DF0" w:rsidDel="00B4062F">
          <w:delText>DelleVigna</w:delText>
        </w:r>
      </w:del>
      <w:ins w:id="36" w:author="Gretchen Dykstra" w:date="2025-09-15T05:41:00Z" w16du:dateUtc="2025-09-15T09:41:00Z">
        <w:r w:rsidR="00B4062F" w:rsidRPr="00AE0DF0">
          <w:t>DellaVigna</w:t>
        </w:r>
      </w:ins>
      <w:r w:rsidRPr="00AE0DF0">
        <w:t xml:space="preserve"> et al.</w:t>
      </w:r>
      <w:del w:id="37" w:author="Gretchen Dykstra" w:date="2025-09-15T05:40:00Z" w16du:dateUtc="2025-09-15T09:40:00Z">
        <w:r w:rsidRPr="00AE0DF0" w:rsidDel="00B4062F">
          <w:delText>,</w:delText>
        </w:r>
      </w:del>
      <w:r w:rsidRPr="00AE0DF0">
        <w:t xml:space="preserve"> 2022</w:t>
      </w:r>
      <w:del w:id="38" w:author="Gretchen Dykstra" w:date="2025-09-15T05:40:00Z" w16du:dateUtc="2025-09-15T09:40:00Z">
        <w:r w:rsidRPr="00AE0DF0" w:rsidDel="00B4062F">
          <w:delText xml:space="preserve">; </w:delText>
        </w:r>
      </w:del>
      <w:ins w:id="39" w:author="Gretchen Dykstra" w:date="2025-09-15T05:40:00Z" w16du:dateUtc="2025-09-15T09:40:00Z">
        <w:r w:rsidR="00B4062F">
          <w:t>,</w:t>
        </w:r>
        <w:r w:rsidR="00B4062F" w:rsidRPr="00AE0DF0">
          <w:t xml:space="preserve"> </w:t>
        </w:r>
      </w:ins>
      <w:r w:rsidRPr="00AE0DF0">
        <w:t>Jackson and Schneider</w:t>
      </w:r>
      <w:del w:id="40" w:author="Gretchen Dykstra" w:date="2025-09-15T05:40:00Z" w16du:dateUtc="2025-09-15T09:40:00Z">
        <w:r w:rsidRPr="00AE0DF0" w:rsidDel="00B4062F">
          <w:delText>,</w:delText>
        </w:r>
      </w:del>
      <w:r w:rsidRPr="00AE0DF0">
        <w:t xml:space="preserve"> 2015</w:t>
      </w:r>
      <w:del w:id="41" w:author="Gretchen Dykstra" w:date="2025-09-15T05:41:00Z" w16du:dateUtc="2025-09-15T09:41:00Z">
        <w:r w:rsidRPr="00AE0DF0" w:rsidDel="00B4062F">
          <w:delText xml:space="preserve">); </w:delText>
        </w:r>
      </w:del>
      <w:ins w:id="42" w:author="Gretchen Dykstra" w:date="2025-09-15T05:41:00Z" w16du:dateUtc="2025-09-15T09:41:00Z">
        <w:r w:rsidR="00B4062F" w:rsidRPr="00AE0DF0">
          <w:t>)</w:t>
        </w:r>
        <w:r w:rsidR="00B4062F">
          <w:t>.</w:t>
        </w:r>
        <w:r w:rsidR="00B4062F" w:rsidRPr="00AE0DF0">
          <w:t xml:space="preserve"> </w:t>
        </w:r>
      </w:ins>
      <w:del w:id="43" w:author="Gretchen Dykstra" w:date="2025-09-15T05:41:00Z" w16du:dateUtc="2025-09-15T09:41:00Z">
        <w:r w:rsidRPr="00AE0DF0" w:rsidDel="00B4062F">
          <w:delText>however</w:delText>
        </w:r>
      </w:del>
      <w:ins w:id="44" w:author="Gretchen Dykstra" w:date="2025-09-15T05:41:00Z" w16du:dateUtc="2025-09-15T09:41:00Z">
        <w:r w:rsidR="00B4062F">
          <w:t>H</w:t>
        </w:r>
        <w:r w:rsidR="00B4062F" w:rsidRPr="00AE0DF0">
          <w:t>owever</w:t>
        </w:r>
      </w:ins>
      <w:r w:rsidRPr="00AE0DF0">
        <w:t xml:space="preserve">, most of this research focuses on government, NGO, or casual day labor settings, </w:t>
      </w:r>
      <w:r>
        <w:t xml:space="preserve">and </w:t>
      </w:r>
      <w:r w:rsidRPr="00AE0DF0">
        <w:t xml:space="preserve">often </w:t>
      </w:r>
      <w:del w:id="45" w:author="Gretchen Dykstra" w:date="2025-09-15T05:42:00Z" w16du:dateUtc="2025-09-15T09:42:00Z">
        <w:r w:rsidRPr="00AE0DF0" w:rsidDel="00B4062F">
          <w:delText xml:space="preserve">analyzing </w:delText>
        </w:r>
      </w:del>
      <w:ins w:id="46" w:author="Gretchen Dykstra" w:date="2025-09-15T05:42:00Z" w16du:dateUtc="2025-09-15T09:42:00Z">
        <w:r w:rsidR="00B4062F" w:rsidRPr="00AE0DF0">
          <w:t>analyz</w:t>
        </w:r>
        <w:r w:rsidR="00B4062F">
          <w:t>es</w:t>
        </w:r>
        <w:r w:rsidR="00B4062F" w:rsidRPr="00AE0DF0">
          <w:t xml:space="preserve"> </w:t>
        </w:r>
      </w:ins>
      <w:r w:rsidRPr="00AE0DF0">
        <w:t xml:space="preserve">each strategy in isolation. There is limited understanding of what works </w:t>
      </w:r>
      <w:r>
        <w:t>for</w:t>
      </w:r>
      <w:r w:rsidRPr="00AE0DF0">
        <w:t xml:space="preserve"> private</w:t>
      </w:r>
      <w:r>
        <w:t xml:space="preserve"> sector</w:t>
      </w:r>
      <w:r w:rsidRPr="00AE0DF0">
        <w:t xml:space="preserve"> </w:t>
      </w:r>
      <w:r>
        <w:t>firms,</w:t>
      </w:r>
      <w:r w:rsidRPr="00AE0DF0">
        <w:t xml:space="preserve"> and how monitoring interacts with compensation in addressing these issues.</w:t>
      </w:r>
    </w:p>
    <w:p w14:paraId="3EC48FEA" w14:textId="77777777" w:rsidR="00AE0DF0" w:rsidRDefault="00AE0DF0" w:rsidP="00BA09D0">
      <w:pPr>
        <w:jc w:val="both"/>
      </w:pPr>
    </w:p>
    <w:p w14:paraId="2F7936DF" w14:textId="5147F21A" w:rsidR="00BA09D0" w:rsidRPr="00E56B60" w:rsidRDefault="00BA09D0" w:rsidP="00BA09D0">
      <w:pPr>
        <w:jc w:val="both"/>
        <w:rPr>
          <w:b/>
          <w:bCs/>
        </w:rPr>
      </w:pPr>
      <w:r w:rsidRPr="00E56B60">
        <w:rPr>
          <w:b/>
          <w:bCs/>
        </w:rPr>
        <w:t xml:space="preserve">The </w:t>
      </w:r>
      <w:del w:id="47" w:author="Gretchen Dykstra" w:date="2025-09-15T05:50:00Z" w16du:dateUtc="2025-09-15T09:50:00Z">
        <w:r w:rsidRPr="00E56B60" w:rsidDel="001C367F">
          <w:rPr>
            <w:b/>
            <w:bCs/>
          </w:rPr>
          <w:delText>Study</w:delText>
        </w:r>
      </w:del>
      <w:ins w:id="48" w:author="Gretchen Dykstra" w:date="2025-09-15T05:50:00Z" w16du:dateUtc="2025-09-15T09:50:00Z">
        <w:r w:rsidR="001C367F">
          <w:rPr>
            <w:b/>
            <w:bCs/>
          </w:rPr>
          <w:t>s</w:t>
        </w:r>
        <w:r w:rsidR="001C367F" w:rsidRPr="00E56B60">
          <w:rPr>
            <w:b/>
            <w:bCs/>
          </w:rPr>
          <w:t>tudy</w:t>
        </w:r>
      </w:ins>
      <w:r w:rsidRPr="00E56B60">
        <w:rPr>
          <w:b/>
          <w:bCs/>
        </w:rPr>
        <w:t xml:space="preserve">: Testing </w:t>
      </w:r>
      <w:del w:id="49" w:author="Gretchen Dykstra" w:date="2025-09-15T05:50:00Z" w16du:dateUtc="2025-09-15T09:50:00Z">
        <w:r w:rsidRPr="00E56B60" w:rsidDel="001C367F">
          <w:rPr>
            <w:b/>
            <w:bCs/>
          </w:rPr>
          <w:delText xml:space="preserve">Two </w:delText>
        </w:r>
      </w:del>
      <w:ins w:id="50" w:author="Gretchen Dykstra" w:date="2025-09-15T05:50:00Z" w16du:dateUtc="2025-09-15T09:50:00Z">
        <w:r w:rsidR="001C367F">
          <w:rPr>
            <w:b/>
            <w:bCs/>
          </w:rPr>
          <w:t>t</w:t>
        </w:r>
        <w:r w:rsidR="001C367F" w:rsidRPr="00E56B60">
          <w:rPr>
            <w:b/>
            <w:bCs/>
          </w:rPr>
          <w:t xml:space="preserve">wo </w:t>
        </w:r>
      </w:ins>
      <w:del w:id="51" w:author="Gretchen Dykstra" w:date="2025-09-15T05:50:00Z" w16du:dateUtc="2025-09-15T09:50:00Z">
        <w:r w:rsidRPr="00E56B60" w:rsidDel="001C367F">
          <w:rPr>
            <w:b/>
            <w:bCs/>
          </w:rPr>
          <w:delText xml:space="preserve">Management </w:delText>
        </w:r>
      </w:del>
      <w:ins w:id="52" w:author="Gretchen Dykstra" w:date="2025-09-15T05:50:00Z" w16du:dateUtc="2025-09-15T09:50:00Z">
        <w:r w:rsidR="001C367F">
          <w:rPr>
            <w:b/>
            <w:bCs/>
          </w:rPr>
          <w:t>m</w:t>
        </w:r>
        <w:r w:rsidR="001C367F" w:rsidRPr="00E56B60">
          <w:rPr>
            <w:b/>
            <w:bCs/>
          </w:rPr>
          <w:t xml:space="preserve">anagement </w:t>
        </w:r>
      </w:ins>
      <w:del w:id="53" w:author="Gretchen Dykstra" w:date="2025-09-15T05:50:00Z" w16du:dateUtc="2025-09-15T09:50:00Z">
        <w:r w:rsidRPr="00E56B60" w:rsidDel="001C367F">
          <w:rPr>
            <w:b/>
            <w:bCs/>
          </w:rPr>
          <w:delText>Strategies</w:delText>
        </w:r>
      </w:del>
      <w:ins w:id="54" w:author="Gretchen Dykstra" w:date="2025-09-15T05:50:00Z" w16du:dateUtc="2025-09-15T09:50:00Z">
        <w:r w:rsidR="001C367F">
          <w:rPr>
            <w:b/>
            <w:bCs/>
          </w:rPr>
          <w:t>s</w:t>
        </w:r>
        <w:r w:rsidR="001C367F" w:rsidRPr="00E56B60">
          <w:rPr>
            <w:b/>
            <w:bCs/>
          </w:rPr>
          <w:t>trategies</w:t>
        </w:r>
      </w:ins>
    </w:p>
    <w:p w14:paraId="583AE4A6" w14:textId="229F1A37" w:rsidR="00BA09D0" w:rsidDel="00B4062F" w:rsidRDefault="00BA09D0" w:rsidP="00BA09D0">
      <w:pPr>
        <w:jc w:val="both"/>
        <w:rPr>
          <w:del w:id="55" w:author="Gretchen Dykstra" w:date="2025-09-15T05:42:00Z" w16du:dateUtc="2025-09-15T09:42:00Z"/>
        </w:rPr>
      </w:pPr>
    </w:p>
    <w:p w14:paraId="794A1509" w14:textId="6310681E" w:rsidR="00AE0DF0" w:rsidRDefault="00DB5DC7" w:rsidP="00AE0DF0">
      <w:pPr>
        <w:jc w:val="both"/>
        <w:rPr>
          <w:rFonts w:cstheme="minorHAnsi"/>
        </w:rPr>
      </w:pPr>
      <w:r w:rsidRPr="00DB5DC7">
        <w:rPr>
          <w:rFonts w:cstheme="minorHAnsi"/>
        </w:rPr>
        <w:t xml:space="preserve">In </w:t>
      </w:r>
      <w:commentRangeStart w:id="56"/>
      <w:commentRangeStart w:id="57"/>
      <w:del w:id="58" w:author="Gretchen Dykstra" w:date="2025-09-15T05:42:00Z" w16du:dateUtc="2025-09-15T09:42:00Z">
        <w:r w:rsidR="00981EF0" w:rsidDel="00B4062F">
          <w:rPr>
            <w:rFonts w:cstheme="minorHAnsi"/>
          </w:rPr>
          <w:delText>“</w:delText>
        </w:r>
        <w:r w:rsidR="00981EF0" w:rsidRPr="00845792" w:rsidDel="00B4062F">
          <w:delText>Money or Monitoring: Evidence on Improving Worker Effort</w:delText>
        </w:r>
        <w:r w:rsidR="00981EF0" w:rsidDel="00B4062F">
          <w:delText>”</w:delText>
        </w:r>
        <w:r w:rsidRPr="00DB5DC7" w:rsidDel="00B4062F">
          <w:rPr>
            <w:rFonts w:cstheme="minorHAnsi"/>
          </w:rPr>
          <w:delText>,</w:delText>
        </w:r>
      </w:del>
      <w:ins w:id="59" w:author="Gretchen Dykstra" w:date="2025-09-15T05:42:00Z" w16du:dateUtc="2025-09-15T09:42:00Z">
        <w:r w:rsidR="00B4062F">
          <w:rPr>
            <w:rFonts w:cstheme="minorHAnsi"/>
          </w:rPr>
          <w:t>this study,</w:t>
        </w:r>
      </w:ins>
      <w:r w:rsidRPr="00DB5DC7">
        <w:rPr>
          <w:rFonts w:cstheme="minorHAnsi"/>
        </w:rPr>
        <w:t xml:space="preserve"> </w:t>
      </w:r>
      <w:commentRangeEnd w:id="56"/>
      <w:r w:rsidR="00910BA1">
        <w:rPr>
          <w:rStyle w:val="CommentReference"/>
        </w:rPr>
        <w:commentReference w:id="56"/>
      </w:r>
      <w:commentRangeEnd w:id="57"/>
      <w:r w:rsidR="00981EF0">
        <w:rPr>
          <w:rStyle w:val="CommentReference"/>
        </w:rPr>
        <w:commentReference w:id="57"/>
      </w:r>
      <w:r w:rsidRPr="00DB5DC7">
        <w:rPr>
          <w:rFonts w:cstheme="minorHAnsi"/>
        </w:rPr>
        <w:t xml:space="preserve">we conducted field experiments with newly hired automobile manufacturing workers in China, implementing two main interventions. In the first intervention, the compensation experiment, the control group received the </w:t>
      </w:r>
      <w:del w:id="60" w:author="Gretchen Dykstra" w:date="2025-09-15T05:43:00Z" w16du:dateUtc="2025-09-15T09:43:00Z">
        <w:r w:rsidRPr="00DB5DC7" w:rsidDel="00B4062F">
          <w:rPr>
            <w:rFonts w:cstheme="minorHAnsi"/>
          </w:rPr>
          <w:delText xml:space="preserve">firm's </w:delText>
        </w:r>
      </w:del>
      <w:ins w:id="61" w:author="Gretchen Dykstra" w:date="2025-09-15T05:43:00Z" w16du:dateUtc="2025-09-15T09:43:00Z">
        <w:r w:rsidR="00B4062F" w:rsidRPr="00DB5DC7">
          <w:rPr>
            <w:rFonts w:cstheme="minorHAnsi"/>
          </w:rPr>
          <w:t>firm</w:t>
        </w:r>
        <w:r w:rsidR="00B4062F">
          <w:rPr>
            <w:rFonts w:cstheme="minorHAnsi"/>
          </w:rPr>
          <w:t>’</w:t>
        </w:r>
        <w:r w:rsidR="00B4062F" w:rsidRPr="00DB5DC7">
          <w:rPr>
            <w:rFonts w:cstheme="minorHAnsi"/>
          </w:rPr>
          <w:t xml:space="preserve">s </w:t>
        </w:r>
      </w:ins>
      <w:r w:rsidRPr="00DB5DC7">
        <w:rPr>
          <w:rFonts w:cstheme="minorHAnsi"/>
        </w:rPr>
        <w:t>standard package, while the treatment group was offered an enhanced package</w:t>
      </w:r>
      <w:r w:rsidR="00E956F5">
        <w:rPr>
          <w:rFonts w:cstheme="minorHAnsi"/>
        </w:rPr>
        <w:t xml:space="preserve"> that</w:t>
      </w:r>
      <w:r w:rsidRPr="00DB5DC7">
        <w:rPr>
          <w:rFonts w:cstheme="minorHAnsi"/>
        </w:rPr>
        <w:t xml:space="preserve"> </w:t>
      </w:r>
      <w:commentRangeStart w:id="62"/>
      <w:commentRangeStart w:id="63"/>
      <w:r w:rsidRPr="00DB5DC7">
        <w:rPr>
          <w:rFonts w:cstheme="minorHAnsi"/>
        </w:rPr>
        <w:t>includ</w:t>
      </w:r>
      <w:r w:rsidR="00E956F5">
        <w:rPr>
          <w:rFonts w:cstheme="minorHAnsi"/>
        </w:rPr>
        <w:t>e</w:t>
      </w:r>
      <w:r w:rsidRPr="00DB5DC7">
        <w:rPr>
          <w:rFonts w:cstheme="minorHAnsi"/>
        </w:rPr>
        <w:t xml:space="preserve"> a one-time </w:t>
      </w:r>
      <w:r w:rsidR="00B212DC">
        <w:rPr>
          <w:rFonts w:cstheme="minorHAnsi" w:hint="eastAsia"/>
        </w:rPr>
        <w:t xml:space="preserve">lump-sum </w:t>
      </w:r>
      <w:r w:rsidRPr="00DB5DC7">
        <w:rPr>
          <w:rFonts w:cstheme="minorHAnsi"/>
        </w:rPr>
        <w:t xml:space="preserve">signing bonus </w:t>
      </w:r>
      <w:r w:rsidR="000A37FA">
        <w:rPr>
          <w:rFonts w:cstheme="minorHAnsi" w:hint="eastAsia"/>
        </w:rPr>
        <w:t xml:space="preserve">of 1,600 RMB. Workers in </w:t>
      </w:r>
      <w:r w:rsidR="004F5DBA">
        <w:rPr>
          <w:rFonts w:cstheme="minorHAnsi" w:hint="eastAsia"/>
        </w:rPr>
        <w:t>our partner firm</w:t>
      </w:r>
      <w:r w:rsidR="000A37FA">
        <w:rPr>
          <w:rFonts w:cstheme="minorHAnsi" w:hint="eastAsia"/>
        </w:rPr>
        <w:t xml:space="preserve"> were</w:t>
      </w:r>
      <w:r w:rsidR="000A37FA" w:rsidRPr="000A37FA">
        <w:rPr>
          <w:rFonts w:cstheme="minorHAnsi"/>
        </w:rPr>
        <w:t xml:space="preserve"> paid </w:t>
      </w:r>
      <w:r w:rsidR="00C16031">
        <w:rPr>
          <w:rFonts w:cstheme="minorHAnsi"/>
        </w:rPr>
        <w:t xml:space="preserve">primarily through </w:t>
      </w:r>
      <w:r w:rsidR="000A37FA" w:rsidRPr="000A37FA">
        <w:rPr>
          <w:rFonts w:cstheme="minorHAnsi"/>
        </w:rPr>
        <w:t>an hourly wage</w:t>
      </w:r>
      <w:r w:rsidR="000A37FA">
        <w:rPr>
          <w:rFonts w:cstheme="minorHAnsi" w:hint="eastAsia"/>
        </w:rPr>
        <w:t>, and the signing bonus</w:t>
      </w:r>
      <w:r w:rsidR="000A37FA" w:rsidRPr="00DB5DC7">
        <w:rPr>
          <w:rFonts w:cstheme="minorHAnsi"/>
        </w:rPr>
        <w:t xml:space="preserve"> </w:t>
      </w:r>
      <w:r w:rsidRPr="00DB5DC7">
        <w:rPr>
          <w:rFonts w:cstheme="minorHAnsi"/>
        </w:rPr>
        <w:t xml:space="preserve">increased </w:t>
      </w:r>
      <w:r w:rsidR="000A37FA">
        <w:rPr>
          <w:rFonts w:cstheme="minorHAnsi" w:hint="eastAsia"/>
        </w:rPr>
        <w:t xml:space="preserve">their </w:t>
      </w:r>
      <w:r w:rsidRPr="00DB5DC7">
        <w:rPr>
          <w:rFonts w:cstheme="minorHAnsi"/>
        </w:rPr>
        <w:t>total compensation by approximately 16% over three months</w:t>
      </w:r>
      <w:commentRangeEnd w:id="62"/>
      <w:r w:rsidR="00910BA1">
        <w:rPr>
          <w:rStyle w:val="CommentReference"/>
        </w:rPr>
        <w:commentReference w:id="62"/>
      </w:r>
      <w:commentRangeEnd w:id="63"/>
      <w:r w:rsidR="000A37FA">
        <w:rPr>
          <w:rStyle w:val="CommentReference"/>
        </w:rPr>
        <w:commentReference w:id="63"/>
      </w:r>
      <w:r w:rsidRPr="00DB5DC7">
        <w:rPr>
          <w:rFonts w:cstheme="minorHAnsi"/>
        </w:rPr>
        <w:t xml:space="preserve">. To distinguish between the effects of selection (who joins) and effort on the job, we used a two-stage design. After interviews but before starting the job, the treatment group received the signing bonus one month after starting, conditional on remaining with the firm. One month after starting, we further randomized the control group into two subgroups: one received an unexpected bonus of the same amount at the same time, designed to capture the effect of incentives on effort (moral hazard). This surprise bonus subgroup joined the firm without knowing about this additional bonus, allowing us to separate </w:t>
      </w:r>
      <w:del w:id="64" w:author="Gretchen Dykstra" w:date="2025-09-15T05:44:00Z" w16du:dateUtc="2025-09-15T09:44:00Z">
        <w:r w:rsidRPr="00DB5DC7" w:rsidDel="00B4062F">
          <w:rPr>
            <w:rFonts w:cstheme="minorHAnsi"/>
          </w:rPr>
          <w:delText xml:space="preserve">the </w:delText>
        </w:r>
      </w:del>
      <w:r w:rsidRPr="00DB5DC7">
        <w:rPr>
          <w:rFonts w:cstheme="minorHAnsi"/>
        </w:rPr>
        <w:t xml:space="preserve">effort effects from </w:t>
      </w:r>
      <w:del w:id="65" w:author="Gretchen Dykstra" w:date="2025-09-15T05:44:00Z" w16du:dateUtc="2025-09-15T09:44:00Z">
        <w:r w:rsidRPr="00DB5DC7" w:rsidDel="00B4062F">
          <w:rPr>
            <w:rFonts w:cstheme="minorHAnsi"/>
          </w:rPr>
          <w:delText xml:space="preserve">the </w:delText>
        </w:r>
      </w:del>
      <w:r w:rsidRPr="00DB5DC7">
        <w:rPr>
          <w:rFonts w:cstheme="minorHAnsi"/>
        </w:rPr>
        <w:t>selection effects in the group offered the signing bonus before joining.</w:t>
      </w:r>
    </w:p>
    <w:p w14:paraId="524341FD" w14:textId="77777777" w:rsidR="00DB5DC7" w:rsidRDefault="00DB5DC7" w:rsidP="00AE0DF0">
      <w:pPr>
        <w:jc w:val="both"/>
        <w:rPr>
          <w:rFonts w:cstheme="minorHAnsi"/>
        </w:rPr>
      </w:pPr>
    </w:p>
    <w:p w14:paraId="6ECB8969" w14:textId="03DA8F1B" w:rsidR="00BA09D0" w:rsidRPr="00DB5DC7" w:rsidRDefault="00AE0DF0" w:rsidP="00BA09D0">
      <w:pPr>
        <w:jc w:val="both"/>
        <w:rPr>
          <w:rFonts w:cstheme="minorHAnsi"/>
        </w:rPr>
      </w:pPr>
      <w:commentRangeStart w:id="66"/>
      <w:del w:id="67" w:author="Gretchen Dykstra" w:date="2025-09-15T05:45:00Z" w16du:dateUtc="2025-09-15T09:45:00Z">
        <w:r w:rsidRPr="00AE0DF0" w:rsidDel="00083EAB">
          <w:rPr>
            <w:rFonts w:cstheme="minorHAnsi"/>
          </w:rPr>
          <w:delText>Alongside the compensation experiments</w:delText>
        </w:r>
      </w:del>
      <w:ins w:id="68" w:author="Gretchen Dykstra" w:date="2025-09-15T05:45:00Z" w16du:dateUtc="2025-09-15T09:45:00Z">
        <w:r w:rsidR="00083EAB">
          <w:rPr>
            <w:rFonts w:cstheme="minorHAnsi"/>
          </w:rPr>
          <w:t>In the second intervention</w:t>
        </w:r>
      </w:ins>
      <w:r w:rsidRPr="00AE0DF0">
        <w:rPr>
          <w:rFonts w:cstheme="minorHAnsi"/>
        </w:rPr>
        <w:t xml:space="preserve">, </w:t>
      </w:r>
      <w:commentRangeEnd w:id="66"/>
      <w:r w:rsidR="00083EAB">
        <w:rPr>
          <w:rStyle w:val="CommentReference"/>
        </w:rPr>
        <w:commentReference w:id="66"/>
      </w:r>
      <w:r w:rsidRPr="00AE0DF0">
        <w:rPr>
          <w:rFonts w:cstheme="minorHAnsi"/>
        </w:rPr>
        <w:t xml:space="preserve">we collaborated with the firm on a monitoring experiment. </w:t>
      </w:r>
      <w:r w:rsidR="00F81696">
        <w:rPr>
          <w:rFonts w:cstheme="minorHAnsi" w:hint="eastAsia"/>
        </w:rPr>
        <w:t xml:space="preserve">Among the same workers in the first intervention, </w:t>
      </w:r>
      <w:ins w:id="69" w:author="Gretchen Dykstra" w:date="2025-09-15T05:46:00Z" w16du:dateUtc="2025-09-15T09:46:00Z">
        <w:r w:rsidR="001528CD">
          <w:rPr>
            <w:rFonts w:cstheme="minorHAnsi"/>
          </w:rPr>
          <w:t xml:space="preserve">we randomly assigned </w:t>
        </w:r>
      </w:ins>
      <w:r w:rsidR="00F81696">
        <w:rPr>
          <w:rFonts w:cstheme="minorHAnsi" w:hint="eastAsia"/>
        </w:rPr>
        <w:t>a</w:t>
      </w:r>
      <w:r w:rsidR="00F81696" w:rsidRPr="00AE0DF0">
        <w:rPr>
          <w:rFonts w:cstheme="minorHAnsi"/>
        </w:rPr>
        <w:t xml:space="preserve"> </w:t>
      </w:r>
      <w:r w:rsidRPr="00AE0DF0">
        <w:rPr>
          <w:rFonts w:cstheme="minorHAnsi"/>
        </w:rPr>
        <w:t xml:space="preserve">subset </w:t>
      </w:r>
      <w:del w:id="70" w:author="Gretchen Dykstra" w:date="2025-09-15T05:46:00Z" w16du:dateUtc="2025-09-15T09:46:00Z">
        <w:r w:rsidRPr="00AE0DF0" w:rsidDel="001528CD">
          <w:rPr>
            <w:rFonts w:cstheme="minorHAnsi"/>
          </w:rPr>
          <w:delText>was randomly assigned</w:delText>
        </w:r>
      </w:del>
      <w:ins w:id="71" w:author="Gretchen Dykstra" w:date="2025-09-15T05:46:00Z" w16du:dateUtc="2025-09-15T09:46:00Z">
        <w:r w:rsidR="001528CD">
          <w:rPr>
            <w:rFonts w:cstheme="minorHAnsi"/>
          </w:rPr>
          <w:t>to</w:t>
        </w:r>
      </w:ins>
      <w:r w:rsidRPr="00AE0DF0">
        <w:rPr>
          <w:rFonts w:cstheme="minorHAnsi"/>
        </w:rPr>
        <w:t xml:space="preserve"> increased monitoring through additional visits by an independent team. This design allowed us to evaluate separately the effects of compensation and monitoring.</w:t>
      </w:r>
    </w:p>
    <w:p w14:paraId="37583B48" w14:textId="77777777" w:rsidR="00981EF0" w:rsidRDefault="00981EF0" w:rsidP="00BA09D0">
      <w:pPr>
        <w:jc w:val="both"/>
        <w:rPr>
          <w:b/>
          <w:bCs/>
        </w:rPr>
      </w:pPr>
    </w:p>
    <w:p w14:paraId="11637EBA" w14:textId="3840D2FF" w:rsidR="00BA09D0" w:rsidRPr="00A10326" w:rsidRDefault="00BA09D0" w:rsidP="00BA09D0">
      <w:pPr>
        <w:jc w:val="both"/>
        <w:rPr>
          <w:b/>
          <w:bCs/>
        </w:rPr>
      </w:pPr>
      <w:r w:rsidRPr="00A10326">
        <w:rPr>
          <w:b/>
          <w:bCs/>
        </w:rPr>
        <w:t xml:space="preserve">The </w:t>
      </w:r>
      <w:del w:id="72" w:author="Gretchen Dykstra" w:date="2025-09-15T05:50:00Z" w16du:dateUtc="2025-09-15T09:50:00Z">
        <w:r w:rsidR="0071770F" w:rsidDel="001C367F">
          <w:rPr>
            <w:b/>
            <w:bCs/>
          </w:rPr>
          <w:delText xml:space="preserve">Effect </w:delText>
        </w:r>
      </w:del>
      <w:ins w:id="73" w:author="Gretchen Dykstra" w:date="2025-09-15T05:50:00Z" w16du:dateUtc="2025-09-15T09:50:00Z">
        <w:r w:rsidR="001C367F">
          <w:rPr>
            <w:b/>
            <w:bCs/>
          </w:rPr>
          <w:t>e</w:t>
        </w:r>
        <w:r w:rsidR="001C367F">
          <w:rPr>
            <w:b/>
            <w:bCs/>
          </w:rPr>
          <w:t>ffect</w:t>
        </w:r>
        <w:r w:rsidR="001C367F">
          <w:rPr>
            <w:b/>
            <w:bCs/>
          </w:rPr>
          <w:t>s</w:t>
        </w:r>
        <w:r w:rsidR="001C367F">
          <w:rPr>
            <w:b/>
            <w:bCs/>
          </w:rPr>
          <w:t xml:space="preserve"> </w:t>
        </w:r>
      </w:ins>
      <w:r w:rsidR="0071770F">
        <w:rPr>
          <w:b/>
          <w:bCs/>
        </w:rPr>
        <w:t>of</w:t>
      </w:r>
      <w:r w:rsidRPr="00A10326">
        <w:rPr>
          <w:b/>
          <w:bCs/>
        </w:rPr>
        <w:t xml:space="preserve"> </w:t>
      </w:r>
      <w:del w:id="74" w:author="Gretchen Dykstra" w:date="2025-09-15T05:50:00Z" w16du:dateUtc="2025-09-15T09:50:00Z">
        <w:r w:rsidRPr="00A10326" w:rsidDel="001C367F">
          <w:rPr>
            <w:b/>
            <w:bCs/>
          </w:rPr>
          <w:delText xml:space="preserve">Financial </w:delText>
        </w:r>
      </w:del>
      <w:ins w:id="75" w:author="Gretchen Dykstra" w:date="2025-09-15T05:50:00Z" w16du:dateUtc="2025-09-15T09:50:00Z">
        <w:r w:rsidR="001C367F">
          <w:rPr>
            <w:b/>
            <w:bCs/>
          </w:rPr>
          <w:t>f</w:t>
        </w:r>
        <w:r w:rsidR="001C367F" w:rsidRPr="00A10326">
          <w:rPr>
            <w:b/>
            <w:bCs/>
          </w:rPr>
          <w:t xml:space="preserve">inancial </w:t>
        </w:r>
      </w:ins>
      <w:del w:id="76" w:author="Gretchen Dykstra" w:date="2025-09-15T05:50:00Z" w16du:dateUtc="2025-09-15T09:50:00Z">
        <w:r w:rsidRPr="00A10326" w:rsidDel="001C367F">
          <w:rPr>
            <w:b/>
            <w:bCs/>
          </w:rPr>
          <w:delText>Incentives</w:delText>
        </w:r>
      </w:del>
      <w:ins w:id="77" w:author="Gretchen Dykstra" w:date="2025-09-15T05:50:00Z" w16du:dateUtc="2025-09-15T09:50:00Z">
        <w:r w:rsidR="001C367F">
          <w:rPr>
            <w:b/>
            <w:bCs/>
          </w:rPr>
          <w:t>i</w:t>
        </w:r>
        <w:r w:rsidR="001C367F" w:rsidRPr="00A10326">
          <w:rPr>
            <w:b/>
            <w:bCs/>
          </w:rPr>
          <w:t>ncentives</w:t>
        </w:r>
      </w:ins>
    </w:p>
    <w:p w14:paraId="31016988" w14:textId="58127F35" w:rsidR="00BA09D0" w:rsidDel="00B4062F" w:rsidRDefault="00BA09D0" w:rsidP="00BA09D0">
      <w:pPr>
        <w:jc w:val="both"/>
        <w:rPr>
          <w:del w:id="78" w:author="Gretchen Dykstra" w:date="2025-09-15T05:42:00Z" w16du:dateUtc="2025-09-15T09:42:00Z"/>
        </w:rPr>
      </w:pPr>
    </w:p>
    <w:p w14:paraId="1E3A5695" w14:textId="55FE2C45" w:rsidR="00BA09D0" w:rsidRDefault="00BA09D0" w:rsidP="00BA09D0">
      <w:pPr>
        <w:jc w:val="both"/>
      </w:pPr>
      <w:r>
        <w:t xml:space="preserve">The results for financial incentives were clear and powerful. We found that offering a signing bonus significantly increased the number of people who accepted a job offer by 10.6 percentage points, compared to a 68% acceptance rate in the control group. The bonus also </w:t>
      </w:r>
      <w:r w:rsidR="00ED011E">
        <w:rPr>
          <w:rFonts w:hint="eastAsia"/>
        </w:rPr>
        <w:lastRenderedPageBreak/>
        <w:t xml:space="preserve">significantly </w:t>
      </w:r>
      <w:r>
        <w:t>reduced worker quit rates. For a company facing high turnover—with roughly 25% of new hires leaving within the first 10 days—this improved retention meant substantial cost savings on recruiting and training new employees.</w:t>
      </w:r>
    </w:p>
    <w:p w14:paraId="3F18533E" w14:textId="77777777" w:rsidR="00BA09D0" w:rsidRDefault="00BA09D0" w:rsidP="00BA09D0">
      <w:pPr>
        <w:jc w:val="both"/>
      </w:pPr>
    </w:p>
    <w:p w14:paraId="233E4572" w14:textId="5C19964E" w:rsidR="00BA09D0" w:rsidRDefault="00BA09D0" w:rsidP="00BA09D0">
      <w:pPr>
        <w:jc w:val="both"/>
      </w:pPr>
      <w:r>
        <w:t xml:space="preserve">Interestingly, the bonuses influenced a specific type of effort. </w:t>
      </w:r>
      <w:r w:rsidR="0005213C">
        <w:t xml:space="preserve">Figure 1 plots the estimated effects of the bonus and monitoring treatments on worker performance, hours worked, and retention rate. </w:t>
      </w:r>
      <w:r>
        <w:t xml:space="preserve">Workers who received the bonus—whether they knew about it when they were hired or </w:t>
      </w:r>
      <w:del w:id="79" w:author="Gretchen Dykstra" w:date="2025-09-15T05:47:00Z" w16du:dateUtc="2025-09-15T09:47:00Z">
        <w:r w:rsidDel="001C367F">
          <w:delText xml:space="preserve">got </w:delText>
        </w:r>
      </w:del>
      <w:ins w:id="80" w:author="Gretchen Dykstra" w:date="2025-09-15T05:47:00Z" w16du:dateUtc="2025-09-15T09:47:00Z">
        <w:r w:rsidR="001C367F">
          <w:t>received</w:t>
        </w:r>
        <w:r w:rsidR="001C367F">
          <w:t xml:space="preserve"> </w:t>
        </w:r>
      </w:ins>
      <w:r>
        <w:t>it as a surprise a month later—</w:t>
      </w:r>
      <w:commentRangeStart w:id="81"/>
      <w:commentRangeStart w:id="82"/>
      <w:r>
        <w:t>worked more hours, leading to a significant increase in their monthly earnings</w:t>
      </w:r>
      <w:commentRangeEnd w:id="81"/>
      <w:r w:rsidR="00910BA1">
        <w:rPr>
          <w:rStyle w:val="CommentReference"/>
        </w:rPr>
        <w:commentReference w:id="81"/>
      </w:r>
      <w:commentRangeEnd w:id="82"/>
      <w:r w:rsidR="00B212DC">
        <w:rPr>
          <w:rStyle w:val="CommentReference"/>
        </w:rPr>
        <w:commentReference w:id="82"/>
      </w:r>
      <w:r>
        <w:t xml:space="preserve">. However, this extra time did not lead to better performance ratings from their managers or plant supervisors. This </w:t>
      </w:r>
      <w:r w:rsidR="001E12F5">
        <w:t xml:space="preserve">is consistent with </w:t>
      </w:r>
      <w:r>
        <w:t xml:space="preserve">a “gift-exchange” dynamic, where workers reciprocate the company’s generosity by putting in more time (Akerlof 1982, DellaVigna et al. 2022), rather than improving the quality of their tasks. </w:t>
      </w:r>
      <w:r w:rsidR="008D4523">
        <w:t>L</w:t>
      </w:r>
      <w:r>
        <w:t xml:space="preserve">onger hours may lead to fatigue and reduced work quality, or workers </w:t>
      </w:r>
      <w:r w:rsidR="008D4523">
        <w:t xml:space="preserve">may have </w:t>
      </w:r>
      <w:r>
        <w:t>struggled to improve</w:t>
      </w:r>
      <w:r w:rsidR="008D4523">
        <w:t xml:space="preserve"> work quality</w:t>
      </w:r>
      <w:r>
        <w:t xml:space="preserve"> without additional feedback.</w:t>
      </w:r>
    </w:p>
    <w:p w14:paraId="26FAEAAD" w14:textId="77777777" w:rsidR="00BA09D0" w:rsidRDefault="00BA09D0" w:rsidP="00BA09D0">
      <w:pPr>
        <w:jc w:val="both"/>
      </w:pPr>
    </w:p>
    <w:p w14:paraId="0309B489" w14:textId="6A1B2AA0" w:rsidR="00BA09D0" w:rsidRPr="00F11B88" w:rsidRDefault="00BA09D0" w:rsidP="00BA09D0">
      <w:pPr>
        <w:jc w:val="both"/>
        <w:rPr>
          <w:b/>
          <w:bCs/>
        </w:rPr>
      </w:pPr>
      <w:r w:rsidRPr="00F11B88">
        <w:rPr>
          <w:b/>
          <w:bCs/>
        </w:rPr>
        <w:t xml:space="preserve">The </w:t>
      </w:r>
      <w:del w:id="83" w:author="Gretchen Dykstra" w:date="2025-09-15T05:50:00Z" w16du:dateUtc="2025-09-15T09:50:00Z">
        <w:r w:rsidR="0071770F" w:rsidDel="001C367F">
          <w:rPr>
            <w:b/>
            <w:bCs/>
          </w:rPr>
          <w:delText xml:space="preserve">Effect </w:delText>
        </w:r>
      </w:del>
      <w:ins w:id="84" w:author="Gretchen Dykstra" w:date="2025-09-15T05:50:00Z" w16du:dateUtc="2025-09-15T09:50:00Z">
        <w:r w:rsidR="001C367F">
          <w:rPr>
            <w:b/>
            <w:bCs/>
          </w:rPr>
          <w:t>e</w:t>
        </w:r>
        <w:r w:rsidR="001C367F">
          <w:rPr>
            <w:b/>
            <w:bCs/>
          </w:rPr>
          <w:t>ffect</w:t>
        </w:r>
        <w:r w:rsidR="001C367F">
          <w:rPr>
            <w:b/>
            <w:bCs/>
          </w:rPr>
          <w:t>s</w:t>
        </w:r>
        <w:r w:rsidR="001C367F">
          <w:rPr>
            <w:b/>
            <w:bCs/>
          </w:rPr>
          <w:t xml:space="preserve"> </w:t>
        </w:r>
      </w:ins>
      <w:r w:rsidR="0071770F">
        <w:rPr>
          <w:b/>
          <w:bCs/>
        </w:rPr>
        <w:t>of</w:t>
      </w:r>
      <w:r w:rsidRPr="00F11B88">
        <w:rPr>
          <w:b/>
          <w:bCs/>
        </w:rPr>
        <w:t xml:space="preserve"> </w:t>
      </w:r>
      <w:del w:id="85" w:author="Gretchen Dykstra" w:date="2025-09-15T05:50:00Z" w16du:dateUtc="2025-09-15T09:50:00Z">
        <w:r w:rsidRPr="00F11B88" w:rsidDel="001C367F">
          <w:rPr>
            <w:b/>
            <w:bCs/>
          </w:rPr>
          <w:delText>Monitoring</w:delText>
        </w:r>
      </w:del>
      <w:ins w:id="86" w:author="Gretchen Dykstra" w:date="2025-09-15T05:50:00Z" w16du:dateUtc="2025-09-15T09:50:00Z">
        <w:r w:rsidR="001C367F">
          <w:rPr>
            <w:b/>
            <w:bCs/>
          </w:rPr>
          <w:t>m</w:t>
        </w:r>
        <w:r w:rsidR="001C367F" w:rsidRPr="00F11B88">
          <w:rPr>
            <w:b/>
            <w:bCs/>
          </w:rPr>
          <w:t>onitoring</w:t>
        </w:r>
      </w:ins>
    </w:p>
    <w:p w14:paraId="265F9C66" w14:textId="5D4AA774" w:rsidR="00BA09D0" w:rsidDel="00B4062F" w:rsidRDefault="00BA09D0" w:rsidP="00BA09D0">
      <w:pPr>
        <w:jc w:val="both"/>
        <w:rPr>
          <w:del w:id="87" w:author="Gretchen Dykstra" w:date="2025-09-15T05:42:00Z" w16du:dateUtc="2025-09-15T09:42:00Z"/>
        </w:rPr>
      </w:pPr>
    </w:p>
    <w:p w14:paraId="3CFFCA7A" w14:textId="7C1FBB05" w:rsidR="00BA09D0" w:rsidRDefault="00BA09D0" w:rsidP="00BA09D0">
      <w:pPr>
        <w:jc w:val="both"/>
      </w:pPr>
      <w:r>
        <w:t>The monitoring experiment, by contrast, had completely different effect</w:t>
      </w:r>
      <w:r w:rsidR="008D4523">
        <w:t>s</w:t>
      </w:r>
      <w:r>
        <w:t xml:space="preserve">. When new hires were subjected to more frequent and formal supervision—one additional visit per week from an external monitoring staff member—their work quality improved. Their managers gave them higher evaluation scores, and they received more performance bonuses. The increased oversight appeared to enhance the quality of their work, likely due to the specific feedback and guidance provided by the monitors. </w:t>
      </w:r>
      <w:commentRangeStart w:id="88"/>
      <w:commentRangeStart w:id="89"/>
      <w:r>
        <w:t>But this gain came with a major downside: these workers were also significantly more likely to quit.</w:t>
      </w:r>
      <w:commentRangeEnd w:id="88"/>
      <w:r w:rsidR="00D041D8">
        <w:rPr>
          <w:rStyle w:val="CommentReference"/>
        </w:rPr>
        <w:commentReference w:id="88"/>
      </w:r>
      <w:commentRangeEnd w:id="89"/>
      <w:r w:rsidR="00ED011E">
        <w:rPr>
          <w:rStyle w:val="CommentReference"/>
        </w:rPr>
        <w:commentReference w:id="89"/>
      </w:r>
      <w:r>
        <w:t xml:space="preserve"> </w:t>
      </w:r>
      <w:r w:rsidR="00C16031">
        <w:t xml:space="preserve">This is partially offset by the bonus for workers who receive both additional monitoring and a bonus. </w:t>
      </w:r>
      <w:r>
        <w:t xml:space="preserve">Workers seemed to find the additional scrutiny undesirable (Friebel et al. 2024), </w:t>
      </w:r>
      <w:del w:id="90" w:author="Gretchen Dykstra" w:date="2025-09-15T05:48:00Z" w16du:dateUtc="2025-09-15T09:48:00Z">
        <w:r w:rsidDel="001C367F">
          <w:delText xml:space="preserve">which </w:delText>
        </w:r>
      </w:del>
      <w:ins w:id="91" w:author="Gretchen Dykstra" w:date="2025-09-15T05:48:00Z" w16du:dateUtc="2025-09-15T09:48:00Z">
        <w:r w:rsidR="001C367F">
          <w:t>and it</w:t>
        </w:r>
        <w:r w:rsidR="001C367F">
          <w:t xml:space="preserve"> </w:t>
        </w:r>
      </w:ins>
      <w:del w:id="92" w:author="Gretchen Dykstra" w:date="2025-09-15T05:49:00Z" w16du:dateUtc="2025-09-15T09:49:00Z">
        <w:r w:rsidDel="001C367F">
          <w:delText xml:space="preserve">ultimately </w:delText>
        </w:r>
      </w:del>
      <w:r>
        <w:t>drove them to leave the company more often.</w:t>
      </w:r>
    </w:p>
    <w:p w14:paraId="3C07777F" w14:textId="77777777" w:rsidR="00BA09D0" w:rsidRDefault="00BA09D0" w:rsidP="00BA09D0">
      <w:pPr>
        <w:jc w:val="both"/>
      </w:pPr>
    </w:p>
    <w:p w14:paraId="51FA6EBF" w14:textId="3C7F1242" w:rsidR="001C367F" w:rsidRDefault="001C367F">
      <w:pPr>
        <w:rPr>
          <w:ins w:id="93" w:author="Gretchen Dykstra" w:date="2025-09-15T05:49:00Z" w16du:dateUtc="2025-09-15T09:49:00Z"/>
        </w:rPr>
      </w:pPr>
      <w:ins w:id="94" w:author="Gretchen Dykstra" w:date="2025-09-15T05:49:00Z" w16du:dateUtc="2025-09-15T09:49:00Z">
        <w:r>
          <w:br w:type="page"/>
        </w:r>
      </w:ins>
    </w:p>
    <w:p w14:paraId="71EC49E9" w14:textId="5DFC844D" w:rsidR="00DB5DC7" w:rsidDel="001C367F" w:rsidRDefault="00DB5DC7" w:rsidP="00BA09D0">
      <w:pPr>
        <w:jc w:val="both"/>
        <w:rPr>
          <w:del w:id="95" w:author="Gretchen Dykstra" w:date="2025-09-15T05:49:00Z" w16du:dateUtc="2025-09-15T09:49:00Z"/>
        </w:rPr>
      </w:pPr>
    </w:p>
    <w:p w14:paraId="74C4AC4C" w14:textId="3B6C6BE5" w:rsidR="00DB5DC7" w:rsidDel="001C367F" w:rsidRDefault="00DB5DC7" w:rsidP="00BA09D0">
      <w:pPr>
        <w:jc w:val="both"/>
        <w:rPr>
          <w:del w:id="96" w:author="Gretchen Dykstra" w:date="2025-09-15T05:49:00Z" w16du:dateUtc="2025-09-15T09:49:00Z"/>
        </w:rPr>
      </w:pPr>
    </w:p>
    <w:p w14:paraId="47F89689" w14:textId="4973F593" w:rsidR="00DB5DC7" w:rsidDel="001C367F" w:rsidRDefault="00DB5DC7" w:rsidP="00BA09D0">
      <w:pPr>
        <w:jc w:val="both"/>
        <w:rPr>
          <w:del w:id="97" w:author="Gretchen Dykstra" w:date="2025-09-15T05:49:00Z" w16du:dateUtc="2025-09-15T09:49:00Z"/>
        </w:rPr>
      </w:pPr>
    </w:p>
    <w:p w14:paraId="5D3199DE" w14:textId="00A0E9E3" w:rsidR="00DB5DC7" w:rsidDel="001C367F" w:rsidRDefault="00DB5DC7" w:rsidP="00BA09D0">
      <w:pPr>
        <w:jc w:val="both"/>
        <w:rPr>
          <w:del w:id="98" w:author="Gretchen Dykstra" w:date="2025-09-15T05:49:00Z" w16du:dateUtc="2025-09-15T09:49:00Z"/>
        </w:rPr>
      </w:pPr>
    </w:p>
    <w:p w14:paraId="4887828D" w14:textId="38396901" w:rsidR="00DB5DC7" w:rsidDel="001C367F" w:rsidRDefault="00DB5DC7" w:rsidP="00BA09D0">
      <w:pPr>
        <w:jc w:val="both"/>
        <w:rPr>
          <w:del w:id="99" w:author="Gretchen Dykstra" w:date="2025-09-15T05:49:00Z" w16du:dateUtc="2025-09-15T09:49:00Z"/>
        </w:rPr>
      </w:pPr>
    </w:p>
    <w:p w14:paraId="7C2562B3" w14:textId="0D7E2668" w:rsidR="00DB5DC7" w:rsidDel="001C367F" w:rsidRDefault="00DB5DC7" w:rsidP="00BA09D0">
      <w:pPr>
        <w:jc w:val="both"/>
        <w:rPr>
          <w:del w:id="100" w:author="Gretchen Dykstra" w:date="2025-09-15T05:49:00Z" w16du:dateUtc="2025-09-15T09:49:00Z"/>
        </w:rPr>
      </w:pPr>
    </w:p>
    <w:p w14:paraId="0F8E04E6" w14:textId="3B9416F5" w:rsidR="00DB5DC7" w:rsidDel="001C367F" w:rsidRDefault="00DB5DC7" w:rsidP="00BA09D0">
      <w:pPr>
        <w:jc w:val="both"/>
        <w:rPr>
          <w:del w:id="101" w:author="Gretchen Dykstra" w:date="2025-09-15T05:49:00Z" w16du:dateUtc="2025-09-15T09:49:00Z"/>
        </w:rPr>
      </w:pPr>
    </w:p>
    <w:p w14:paraId="065E2F36" w14:textId="3B41912B" w:rsidR="00DB5DC7" w:rsidDel="001C367F" w:rsidRDefault="00DB5DC7" w:rsidP="00BA09D0">
      <w:pPr>
        <w:jc w:val="both"/>
        <w:rPr>
          <w:del w:id="102" w:author="Gretchen Dykstra" w:date="2025-09-15T05:49:00Z" w16du:dateUtc="2025-09-15T09:49:00Z"/>
        </w:rPr>
      </w:pPr>
    </w:p>
    <w:p w14:paraId="23461ACC" w14:textId="5D6AE221" w:rsidR="00DB5DC7" w:rsidDel="001C367F" w:rsidRDefault="00DB5DC7" w:rsidP="00BA09D0">
      <w:pPr>
        <w:jc w:val="both"/>
        <w:rPr>
          <w:del w:id="103" w:author="Gretchen Dykstra" w:date="2025-09-15T05:49:00Z" w16du:dateUtc="2025-09-15T09:49:00Z"/>
        </w:rPr>
      </w:pPr>
    </w:p>
    <w:p w14:paraId="3F9DA3EE" w14:textId="6871FF13" w:rsidR="00DB5DC7" w:rsidDel="001C367F" w:rsidRDefault="00DB5DC7" w:rsidP="00BA09D0">
      <w:pPr>
        <w:jc w:val="both"/>
        <w:rPr>
          <w:del w:id="104" w:author="Gretchen Dykstra" w:date="2025-09-15T05:49:00Z" w16du:dateUtc="2025-09-15T09:49:00Z"/>
        </w:rPr>
      </w:pPr>
    </w:p>
    <w:p w14:paraId="2229D69A" w14:textId="78537C1A" w:rsidR="00DB5DC7" w:rsidDel="001C367F" w:rsidRDefault="00DB5DC7" w:rsidP="00BA09D0">
      <w:pPr>
        <w:jc w:val="both"/>
        <w:rPr>
          <w:del w:id="105" w:author="Gretchen Dykstra" w:date="2025-09-15T05:49:00Z" w16du:dateUtc="2025-09-15T09:49:00Z"/>
        </w:rPr>
      </w:pPr>
    </w:p>
    <w:p w14:paraId="286E9B89" w14:textId="35CCE97B" w:rsidR="00DB5DC7" w:rsidDel="001C367F" w:rsidRDefault="00DB5DC7" w:rsidP="00BA09D0">
      <w:pPr>
        <w:jc w:val="both"/>
        <w:rPr>
          <w:del w:id="106" w:author="Gretchen Dykstra" w:date="2025-09-15T05:49:00Z" w16du:dateUtc="2025-09-15T09:49:00Z"/>
        </w:rPr>
      </w:pPr>
    </w:p>
    <w:p w14:paraId="738469C9" w14:textId="280EBA0C" w:rsidR="00DB5DC7" w:rsidDel="001C367F" w:rsidRDefault="00DB5DC7" w:rsidP="00BA09D0">
      <w:pPr>
        <w:jc w:val="both"/>
        <w:rPr>
          <w:del w:id="107" w:author="Gretchen Dykstra" w:date="2025-09-15T05:49:00Z" w16du:dateUtc="2025-09-15T09:49:00Z"/>
        </w:rPr>
      </w:pPr>
    </w:p>
    <w:p w14:paraId="2A6800CE" w14:textId="5804265D" w:rsidR="00DB5DC7" w:rsidDel="001C367F" w:rsidRDefault="00DB5DC7" w:rsidP="00BA09D0">
      <w:pPr>
        <w:jc w:val="both"/>
        <w:rPr>
          <w:del w:id="108" w:author="Gretchen Dykstra" w:date="2025-09-15T05:49:00Z" w16du:dateUtc="2025-09-15T09:49:00Z"/>
        </w:rPr>
      </w:pPr>
    </w:p>
    <w:p w14:paraId="08E14EF7" w14:textId="3240ACFB" w:rsidR="00DB5DC7" w:rsidDel="001C367F" w:rsidRDefault="00DB5DC7" w:rsidP="00BA09D0">
      <w:pPr>
        <w:jc w:val="both"/>
        <w:rPr>
          <w:del w:id="109" w:author="Gretchen Dykstra" w:date="2025-09-15T05:49:00Z" w16du:dateUtc="2025-09-15T09:49:00Z"/>
        </w:rPr>
      </w:pPr>
    </w:p>
    <w:p w14:paraId="2918D156" w14:textId="77777777" w:rsidR="00347403" w:rsidRPr="009015F9" w:rsidRDefault="00347403" w:rsidP="00347403">
      <w:pPr>
        <w:jc w:val="center"/>
      </w:pPr>
      <w:r w:rsidRPr="009015F9">
        <w:t xml:space="preserve">Figure 1: </w:t>
      </w:r>
      <w:r>
        <w:t xml:space="preserve">The </w:t>
      </w:r>
      <w:r w:rsidRPr="009015F9">
        <w:t>Effects of Bonus and Monitoring on Performance, Hours, and Retention</w:t>
      </w:r>
    </w:p>
    <w:p w14:paraId="00C88EBE" w14:textId="77777777" w:rsidR="00347403" w:rsidRDefault="00347403" w:rsidP="00BA09D0">
      <w:pPr>
        <w:jc w:val="both"/>
        <w:rPr>
          <w:b/>
          <w:bCs/>
        </w:rPr>
      </w:pPr>
    </w:p>
    <w:p w14:paraId="075D08FC" w14:textId="39468040" w:rsidR="00347403" w:rsidRDefault="00347403" w:rsidP="005903D6">
      <w:pPr>
        <w:ind w:firstLine="426"/>
        <w:jc w:val="both"/>
        <w:rPr>
          <w:b/>
          <w:bCs/>
        </w:rPr>
      </w:pPr>
      <w:r>
        <w:rPr>
          <w:noProof/>
        </w:rPr>
        <w:drawing>
          <wp:inline distT="0" distB="0" distL="0" distR="0" wp14:anchorId="60B2D6F0" wp14:editId="53ABBDA4">
            <wp:extent cx="5056450" cy="3370967"/>
            <wp:effectExtent l="0" t="0" r="0" b="0"/>
            <wp:docPr id="40254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42614" name="Picture 402542614"/>
                    <pic:cNvPicPr/>
                  </pic:nvPicPr>
                  <pic:blipFill>
                    <a:blip r:embed="rId12">
                      <a:extLst>
                        <a:ext uri="{28A0092B-C50C-407E-A947-70E740481C1C}">
                          <a14:useLocalDpi xmlns:a14="http://schemas.microsoft.com/office/drawing/2010/main" val="0"/>
                        </a:ext>
                      </a:extLst>
                    </a:blip>
                    <a:stretch>
                      <a:fillRect/>
                    </a:stretch>
                  </pic:blipFill>
                  <pic:spPr>
                    <a:xfrm>
                      <a:off x="0" y="0"/>
                      <a:ext cx="5062305" cy="3374870"/>
                    </a:xfrm>
                    <a:prstGeom prst="rect">
                      <a:avLst/>
                    </a:prstGeom>
                  </pic:spPr>
                </pic:pic>
              </a:graphicData>
            </a:graphic>
          </wp:inline>
        </w:drawing>
      </w:r>
    </w:p>
    <w:p w14:paraId="67254F21" w14:textId="77777777" w:rsidR="00347403" w:rsidRDefault="00347403" w:rsidP="00BA09D0">
      <w:pPr>
        <w:jc w:val="both"/>
        <w:rPr>
          <w:b/>
          <w:bCs/>
        </w:rPr>
      </w:pPr>
    </w:p>
    <w:p w14:paraId="556FA294" w14:textId="77777777" w:rsidR="005903D6" w:rsidRDefault="005903D6" w:rsidP="00BA09D0">
      <w:pPr>
        <w:jc w:val="both"/>
        <w:rPr>
          <w:b/>
          <w:bCs/>
        </w:rPr>
      </w:pPr>
    </w:p>
    <w:p w14:paraId="0580206D" w14:textId="76854A5D" w:rsidR="00BA09D0" w:rsidRPr="00471D2F" w:rsidRDefault="00BA09D0" w:rsidP="00BA09D0">
      <w:pPr>
        <w:jc w:val="both"/>
        <w:rPr>
          <w:b/>
          <w:bCs/>
        </w:rPr>
      </w:pPr>
      <w:r w:rsidRPr="00471D2F">
        <w:rPr>
          <w:b/>
          <w:bCs/>
        </w:rPr>
        <w:t>Cost-</w:t>
      </w:r>
      <w:del w:id="110" w:author="Gretchen Dykstra" w:date="2025-09-15T05:50:00Z" w16du:dateUtc="2025-09-15T09:50:00Z">
        <w:r w:rsidRPr="00471D2F" w:rsidDel="001C367F">
          <w:rPr>
            <w:b/>
            <w:bCs/>
          </w:rPr>
          <w:delText xml:space="preserve">Benefit </w:delText>
        </w:r>
      </w:del>
      <w:ins w:id="111" w:author="Gretchen Dykstra" w:date="2025-09-15T05:50:00Z" w16du:dateUtc="2025-09-15T09:50:00Z">
        <w:r w:rsidR="001C367F">
          <w:rPr>
            <w:b/>
            <w:bCs/>
          </w:rPr>
          <w:t>b</w:t>
        </w:r>
        <w:r w:rsidR="001C367F" w:rsidRPr="00471D2F">
          <w:rPr>
            <w:b/>
            <w:bCs/>
          </w:rPr>
          <w:t xml:space="preserve">enefit </w:t>
        </w:r>
      </w:ins>
      <w:del w:id="112" w:author="Gretchen Dykstra" w:date="2025-09-15T05:50:00Z" w16du:dateUtc="2025-09-15T09:50:00Z">
        <w:r w:rsidRPr="00471D2F" w:rsidDel="001C367F">
          <w:rPr>
            <w:b/>
            <w:bCs/>
          </w:rPr>
          <w:delText>Analysis</w:delText>
        </w:r>
      </w:del>
      <w:ins w:id="113" w:author="Gretchen Dykstra" w:date="2025-09-15T05:50:00Z" w16du:dateUtc="2025-09-15T09:50:00Z">
        <w:r w:rsidR="001C367F">
          <w:rPr>
            <w:b/>
            <w:bCs/>
          </w:rPr>
          <w:t>a</w:t>
        </w:r>
        <w:r w:rsidR="001C367F" w:rsidRPr="00471D2F">
          <w:rPr>
            <w:b/>
            <w:bCs/>
          </w:rPr>
          <w:t>nalysis</w:t>
        </w:r>
      </w:ins>
    </w:p>
    <w:p w14:paraId="3A1585D0" w14:textId="56C7CFD2" w:rsidR="00BA09D0" w:rsidDel="00B4062F" w:rsidRDefault="00C54E99" w:rsidP="00BA09D0">
      <w:pPr>
        <w:jc w:val="both"/>
        <w:rPr>
          <w:del w:id="114" w:author="Gretchen Dykstra" w:date="2025-09-15T05:42:00Z" w16du:dateUtc="2025-09-15T09:42:00Z"/>
        </w:rPr>
      </w:pPr>
      <w:del w:id="115" w:author="Gretchen Dykstra" w:date="2025-09-15T05:49:00Z" w16du:dateUtc="2025-09-15T09:49:00Z">
        <w:r w:rsidRPr="00C54E99" w:rsidDel="001C367F">
          <w:br/>
        </w:r>
      </w:del>
      <w:r w:rsidRPr="00C54E99">
        <w:t xml:space="preserve">When we analyzed the costs and benefits, bonuses clearly proved more effective. </w:t>
      </w:r>
      <w:commentRangeStart w:id="116"/>
      <w:commentRangeStart w:id="117"/>
      <w:r w:rsidRPr="00C54E99">
        <w:t xml:space="preserve">The savings from reduced turnover and the value generated by workers </w:t>
      </w:r>
      <w:del w:id="118" w:author="Gretchen Dykstra" w:date="2025-09-15T05:49:00Z" w16du:dateUtc="2025-09-15T09:49:00Z">
        <w:r w:rsidRPr="00C54E99" w:rsidDel="001C367F">
          <w:delText xml:space="preserve">working </w:delText>
        </w:r>
      </w:del>
      <w:ins w:id="119" w:author="Gretchen Dykstra" w:date="2025-09-15T05:49:00Z" w16du:dateUtc="2025-09-15T09:49:00Z">
        <w:r w:rsidR="001C367F">
          <w:t>putting in</w:t>
        </w:r>
        <w:r w:rsidR="001C367F" w:rsidRPr="00C54E99">
          <w:t xml:space="preserve"> </w:t>
        </w:r>
      </w:ins>
      <w:r w:rsidRPr="00C54E99">
        <w:t>longer hours far exceeded the cost of the bonus payments.</w:t>
      </w:r>
      <w:commentRangeEnd w:id="116"/>
      <w:r w:rsidR="00D041D8">
        <w:rPr>
          <w:rStyle w:val="CommentReference"/>
        </w:rPr>
        <w:commentReference w:id="116"/>
      </w:r>
      <w:commentRangeEnd w:id="117"/>
      <w:r w:rsidR="00902CAC">
        <w:rPr>
          <w:rStyle w:val="CommentReference"/>
        </w:rPr>
        <w:commentReference w:id="117"/>
      </w:r>
      <w:r w:rsidRPr="00C54E99">
        <w:t xml:space="preserve"> In contrast, monitoring was less advantageous; the expenses associated with replacing workers who quit due to increased supervision outweighed the performance gains. In fact, the costs of the monitoring </w:t>
      </w:r>
      <w:del w:id="120" w:author="Gretchen Dykstra" w:date="2025-09-15T05:51:00Z" w16du:dateUtc="2025-09-15T09:51:00Z">
        <w:r w:rsidRPr="00C54E99" w:rsidDel="001C367F">
          <w:delText xml:space="preserve">treatment </w:delText>
        </w:r>
      </w:del>
      <w:r w:rsidRPr="00C54E99">
        <w:t xml:space="preserve">exceeded </w:t>
      </w:r>
      <w:del w:id="121" w:author="Gretchen Dykstra" w:date="2025-09-15T05:51:00Z" w16du:dateUtc="2025-09-15T09:51:00Z">
        <w:r w:rsidRPr="00C54E99" w:rsidDel="001C367F">
          <w:delText xml:space="preserve">its </w:delText>
        </w:r>
      </w:del>
      <w:ins w:id="122" w:author="Gretchen Dykstra" w:date="2025-09-15T05:51:00Z" w16du:dateUtc="2025-09-15T09:51:00Z">
        <w:r w:rsidR="001C367F">
          <w:t>the</w:t>
        </w:r>
        <w:r w:rsidR="001C367F" w:rsidRPr="00C54E99">
          <w:t xml:space="preserve"> </w:t>
        </w:r>
      </w:ins>
      <w:r w:rsidRPr="00C54E99">
        <w:t>benefits, resulting in a net loss for the firm.</w:t>
      </w:r>
    </w:p>
    <w:p w14:paraId="56336D60" w14:textId="77777777" w:rsidR="00C54E99" w:rsidRDefault="00C54E99" w:rsidP="00BA09D0">
      <w:pPr>
        <w:jc w:val="both"/>
      </w:pPr>
    </w:p>
    <w:p w14:paraId="7CD4A921" w14:textId="77777777" w:rsidR="00C54E99" w:rsidRDefault="00C54E99" w:rsidP="00BA09D0">
      <w:pPr>
        <w:jc w:val="both"/>
        <w:rPr>
          <w:b/>
          <w:bCs/>
        </w:rPr>
      </w:pPr>
    </w:p>
    <w:p w14:paraId="66BB3FC5" w14:textId="16F95ACA" w:rsidR="00BA09D0" w:rsidRPr="00523CAB" w:rsidRDefault="00BA09D0" w:rsidP="00BA09D0">
      <w:pPr>
        <w:jc w:val="both"/>
        <w:rPr>
          <w:b/>
          <w:bCs/>
        </w:rPr>
      </w:pPr>
      <w:r w:rsidRPr="00523CAB">
        <w:rPr>
          <w:b/>
          <w:bCs/>
        </w:rPr>
        <w:t xml:space="preserve">Conclusion and </w:t>
      </w:r>
      <w:del w:id="123" w:author="Gretchen Dykstra" w:date="2025-09-15T05:50:00Z" w16du:dateUtc="2025-09-15T09:50:00Z">
        <w:r w:rsidRPr="00523CAB" w:rsidDel="001C367F">
          <w:rPr>
            <w:b/>
            <w:bCs/>
          </w:rPr>
          <w:delText xml:space="preserve">Policy </w:delText>
        </w:r>
      </w:del>
      <w:ins w:id="124" w:author="Gretchen Dykstra" w:date="2025-09-15T05:50:00Z" w16du:dateUtc="2025-09-15T09:50:00Z">
        <w:r w:rsidR="001C367F">
          <w:rPr>
            <w:b/>
            <w:bCs/>
          </w:rPr>
          <w:t>p</w:t>
        </w:r>
        <w:r w:rsidR="001C367F" w:rsidRPr="00523CAB">
          <w:rPr>
            <w:b/>
            <w:bCs/>
          </w:rPr>
          <w:t xml:space="preserve">olicy </w:t>
        </w:r>
      </w:ins>
      <w:del w:id="125" w:author="Gretchen Dykstra" w:date="2025-09-15T05:50:00Z" w16du:dateUtc="2025-09-15T09:50:00Z">
        <w:r w:rsidRPr="00523CAB" w:rsidDel="001C367F">
          <w:rPr>
            <w:b/>
            <w:bCs/>
          </w:rPr>
          <w:delText>Impact</w:delText>
        </w:r>
      </w:del>
      <w:ins w:id="126" w:author="Gretchen Dykstra" w:date="2025-09-15T05:50:00Z" w16du:dateUtc="2025-09-15T09:50:00Z">
        <w:r w:rsidR="001C367F">
          <w:rPr>
            <w:b/>
            <w:bCs/>
          </w:rPr>
          <w:t>i</w:t>
        </w:r>
        <w:r w:rsidR="001C367F" w:rsidRPr="00523CAB">
          <w:rPr>
            <w:b/>
            <w:bCs/>
          </w:rPr>
          <w:t>mpact</w:t>
        </w:r>
      </w:ins>
    </w:p>
    <w:p w14:paraId="388A6626" w14:textId="2F72A949" w:rsidR="00BA09D0" w:rsidDel="00B4062F" w:rsidRDefault="00BA09D0" w:rsidP="00BA09D0">
      <w:pPr>
        <w:jc w:val="both"/>
        <w:rPr>
          <w:del w:id="127" w:author="Gretchen Dykstra" w:date="2025-09-15T05:42:00Z" w16du:dateUtc="2025-09-15T09:42:00Z"/>
        </w:rPr>
      </w:pPr>
    </w:p>
    <w:p w14:paraId="099079B2" w14:textId="384B2C99" w:rsidR="00C54E99" w:rsidRDefault="00C54E99" w:rsidP="00752F32">
      <w:pPr>
        <w:jc w:val="both"/>
      </w:pPr>
      <w:r>
        <w:t>Our findings</w:t>
      </w:r>
      <w:r w:rsidRPr="00C54E99">
        <w:t xml:space="preserve"> demonstrate that financial incentives and monitoring influence different aspects of worker behavior. </w:t>
      </w:r>
      <w:r w:rsidR="008D4523">
        <w:t>Signing bonuses</w:t>
      </w:r>
      <w:r>
        <w:t xml:space="preserve"> </w:t>
      </w:r>
      <w:r w:rsidRPr="00C54E99">
        <w:t xml:space="preserve">are cost-effective strategies for increasing worker retention and effort, making them particularly valuable in high-turnover sectors. They encourage longer participation without compromising overall productivity, thus helping firms reduce recruitment and training costs. Conversely, enhanced monitoring can improve worker performance through increased oversight and feedback, but it also raises attrition rates and associated costs, which diminishes its overall cost-effectiveness. </w:t>
      </w:r>
    </w:p>
    <w:p w14:paraId="4128117C" w14:textId="77777777" w:rsidR="00C54E99" w:rsidRDefault="00C54E99" w:rsidP="00752F32">
      <w:pPr>
        <w:jc w:val="both"/>
      </w:pPr>
    </w:p>
    <w:p w14:paraId="2F5A79A9" w14:textId="036E9C58" w:rsidR="00171578" w:rsidRDefault="00C54E99" w:rsidP="00752F32">
      <w:pPr>
        <w:jc w:val="both"/>
      </w:pPr>
      <w:r w:rsidRPr="00C54E99">
        <w:t xml:space="preserve">Therefore, policymakers and managers should prioritize financial incentives to attract and retain workers, especially where labor stability is critical. When aiming to improve work quality, monitoring can be useful, but </w:t>
      </w:r>
      <w:r w:rsidR="001D6580">
        <w:t xml:space="preserve">additional </w:t>
      </w:r>
      <w:r w:rsidRPr="00C54E99">
        <w:t>strategies should be developed to mitigate its negative effects on retention</w:t>
      </w:r>
      <w:del w:id="128" w:author="Gretchen Dykstra" w:date="2025-09-15T05:52:00Z" w16du:dateUtc="2025-09-15T09:52:00Z">
        <w:r w:rsidRPr="00C54E99" w:rsidDel="00334745">
          <w:delText>—</w:delText>
        </w:r>
      </w:del>
      <w:ins w:id="129" w:author="Gretchen Dykstra" w:date="2025-09-15T05:52:00Z" w16du:dateUtc="2025-09-15T09:52:00Z">
        <w:r w:rsidR="00334745">
          <w:t xml:space="preserve">, </w:t>
        </w:r>
      </w:ins>
      <w:r w:rsidRPr="00C54E99">
        <w:t>such as combining oversight with supportive feedback or performance-based rewards. Ultimately, a balanced approach that leverages the strengths of both interventions, while carefully managing their drawbacks, is essential for fostering a productive and stable workforce.</w:t>
      </w:r>
    </w:p>
    <w:p w14:paraId="3CFA0E14" w14:textId="77777777" w:rsidR="00171578" w:rsidRDefault="00171578" w:rsidP="00752F32">
      <w:pPr>
        <w:jc w:val="both"/>
      </w:pPr>
    </w:p>
    <w:p w14:paraId="1ACE176D" w14:textId="66ED642E" w:rsidR="00BB684D" w:rsidDel="00334745" w:rsidRDefault="00BB684D" w:rsidP="00801ED0">
      <w:pPr>
        <w:jc w:val="both"/>
        <w:rPr>
          <w:del w:id="130" w:author="Gretchen Dykstra" w:date="2025-09-15T05:52:00Z" w16du:dateUtc="2025-09-15T09:52:00Z"/>
        </w:rPr>
      </w:pPr>
    </w:p>
    <w:p w14:paraId="6F6568B8" w14:textId="77777777" w:rsidR="00BB684D" w:rsidRDefault="00BB684D" w:rsidP="00801ED0">
      <w:pPr>
        <w:jc w:val="both"/>
      </w:pPr>
    </w:p>
    <w:p w14:paraId="206F4D90" w14:textId="77777777" w:rsidR="00801ED0" w:rsidRPr="00C976F6" w:rsidRDefault="00801ED0" w:rsidP="00801ED0">
      <w:pPr>
        <w:jc w:val="both"/>
        <w:rPr>
          <w:b/>
          <w:bCs/>
        </w:rPr>
      </w:pPr>
      <w:r w:rsidRPr="00C976F6">
        <w:rPr>
          <w:b/>
          <w:bCs/>
        </w:rPr>
        <w:t>References</w:t>
      </w:r>
    </w:p>
    <w:p w14:paraId="68FF4462" w14:textId="77777777" w:rsidR="00801ED0" w:rsidRDefault="00801ED0" w:rsidP="00801ED0">
      <w:pPr>
        <w:jc w:val="both"/>
      </w:pPr>
    </w:p>
    <w:p w14:paraId="23EF50D9" w14:textId="2A18FD5A" w:rsidR="00801ED0" w:rsidRDefault="00801ED0" w:rsidP="003A6767">
      <w:pPr>
        <w:pStyle w:val="Bibliography"/>
        <w:rPr>
          <w:ins w:id="131" w:author="Gretchen Dykstra" w:date="2025-09-15T05:18:00Z" w16du:dateUtc="2025-09-15T09:18:00Z"/>
        </w:rPr>
      </w:pPr>
      <w:r w:rsidRPr="003A6767">
        <w:t xml:space="preserve">Akerlof, George A. 1982. “Labor Contracts as Partial Gift Exchange.” </w:t>
      </w:r>
      <w:del w:id="132" w:author="Gretchen Dykstra" w:date="2025-09-15T05:15:00Z" w16du:dateUtc="2025-09-15T09:15:00Z">
        <w:r w:rsidR="00910BA1" w:rsidRPr="003A6767" w:rsidDel="003A6767">
          <w:rPr>
            <w:i/>
            <w:iCs/>
          </w:rPr>
          <w:delText xml:space="preserve">The </w:delText>
        </w:r>
      </w:del>
      <w:r w:rsidR="00910BA1" w:rsidRPr="003A6767">
        <w:rPr>
          <w:i/>
          <w:iCs/>
        </w:rPr>
        <w:t>Quarterly Journal of Economics</w:t>
      </w:r>
      <w:del w:id="133" w:author="Gretchen Dykstra" w:date="2025-09-15T05:17:00Z" w16du:dateUtc="2025-09-15T09:17:00Z">
        <w:r w:rsidR="00910BA1" w:rsidRPr="003A6767" w:rsidDel="003A6767">
          <w:rPr>
            <w:rPrChange w:id="134" w:author="Gretchen Dykstra" w:date="2025-09-15T05:16:00Z" w16du:dateUtc="2025-09-15T09:16:00Z">
              <w:rPr>
                <w:i/>
                <w:iCs/>
              </w:rPr>
            </w:rPrChange>
          </w:rPr>
          <w:delText>,</w:delText>
        </w:r>
      </w:del>
      <w:r w:rsidR="00910BA1" w:rsidRPr="003A6767">
        <w:t xml:space="preserve"> </w:t>
      </w:r>
      <w:r w:rsidRPr="003A6767">
        <w:t>97 (4): 543–69.</w:t>
      </w:r>
      <w:ins w:id="135" w:author="Gretchen Dykstra" w:date="2025-09-15T05:18:00Z" w16du:dateUtc="2025-09-15T09:18:00Z">
        <w:r w:rsidR="003A6767">
          <w:t xml:space="preserve"> </w:t>
        </w:r>
        <w:r w:rsidR="003A6767">
          <w:fldChar w:fldCharType="begin"/>
        </w:r>
        <w:r w:rsidR="003A6767">
          <w:instrText>HYPERLINK "</w:instrText>
        </w:r>
        <w:r w:rsidR="003A6767" w:rsidRPr="003A6767">
          <w:instrText>https://doi.org/10.2307/1885099</w:instrText>
        </w:r>
        <w:r w:rsidR="003A6767">
          <w:instrText>"</w:instrText>
        </w:r>
        <w:r w:rsidR="003A6767">
          <w:fldChar w:fldCharType="separate"/>
        </w:r>
        <w:r w:rsidR="003A6767" w:rsidRPr="00736000">
          <w:rPr>
            <w:rStyle w:val="Hyperlink"/>
          </w:rPr>
          <w:t>https://doi.org/10.2307/1885099</w:t>
        </w:r>
        <w:r w:rsidR="003A6767">
          <w:fldChar w:fldCharType="end"/>
        </w:r>
        <w:r w:rsidR="003A6767">
          <w:t>.</w:t>
        </w:r>
      </w:ins>
    </w:p>
    <w:p w14:paraId="446968C0" w14:textId="79D0D8F3" w:rsidR="003A6767" w:rsidRPr="003A6767" w:rsidDel="003A6767" w:rsidRDefault="003A6767">
      <w:pPr>
        <w:rPr>
          <w:del w:id="136" w:author="Gretchen Dykstra" w:date="2025-09-15T05:18:00Z" w16du:dateUtc="2025-09-15T09:18:00Z"/>
        </w:rPr>
        <w:pPrChange w:id="137" w:author="Gretchen Dykstra" w:date="2025-09-15T05:18:00Z" w16du:dateUtc="2025-09-15T09:18:00Z">
          <w:pPr>
            <w:jc w:val="both"/>
          </w:pPr>
        </w:pPrChange>
      </w:pPr>
    </w:p>
    <w:p w14:paraId="2EFD683B" w14:textId="77777777" w:rsidR="00801ED0" w:rsidRDefault="00801ED0" w:rsidP="00801ED0">
      <w:pPr>
        <w:jc w:val="both"/>
      </w:pPr>
    </w:p>
    <w:p w14:paraId="4A945947" w14:textId="082BDE7D" w:rsidR="00845792" w:rsidRDefault="00845792" w:rsidP="001A6593">
      <w:pPr>
        <w:pStyle w:val="Bibliography"/>
        <w:rPr>
          <w:ins w:id="138" w:author="Gretchen Dykstra" w:date="2025-09-15T05:19:00Z" w16du:dateUtc="2025-09-15T09:19:00Z"/>
        </w:rPr>
      </w:pPr>
      <w:r w:rsidRPr="00845792">
        <w:t xml:space="preserve">Cai, Jing, Sai Luo, and Shing-Yi Wang. </w:t>
      </w:r>
      <w:r>
        <w:t>2025. “</w:t>
      </w:r>
      <w:r w:rsidRPr="00845792">
        <w:t>Money or Monitoring: Evidence on Improving Worker Effort.</w:t>
      </w:r>
      <w:r>
        <w:t>”</w:t>
      </w:r>
      <w:r w:rsidRPr="00845792">
        <w:t xml:space="preserve"> </w:t>
      </w:r>
      <w:del w:id="139" w:author="Gretchen Dykstra" w:date="2025-09-15T05:19:00Z" w16du:dateUtc="2025-09-15T09:19:00Z">
        <w:r w:rsidR="00F23C0F" w:rsidDel="001A6593">
          <w:fldChar w:fldCharType="begin"/>
        </w:r>
        <w:r w:rsidR="00F23C0F" w:rsidDel="001A6593">
          <w:delInstrText>HYPERLINK "https://www.nber.org/papers/w33977"</w:delInstrText>
        </w:r>
        <w:r w:rsidR="00F23C0F" w:rsidDel="001A6593">
          <w:fldChar w:fldCharType="separate"/>
        </w:r>
        <w:commentRangeStart w:id="140"/>
        <w:commentRangeStart w:id="141"/>
        <w:r w:rsidRPr="001A6593" w:rsidDel="001A6593">
          <w:rPr>
            <w:rPrChange w:id="142" w:author="Gretchen Dykstra" w:date="2025-09-15T05:19:00Z" w16du:dateUtc="2025-09-15T09:19:00Z">
              <w:rPr>
                <w:rStyle w:val="Hyperlink"/>
              </w:rPr>
            </w:rPrChange>
          </w:rPr>
          <w:delText>National Bureau of Economic Research Working Paper No. 33977</w:delText>
        </w:r>
        <w:r w:rsidR="00F23C0F" w:rsidDel="001A6593">
          <w:fldChar w:fldCharType="end"/>
        </w:r>
      </w:del>
      <w:ins w:id="143" w:author="Gretchen Dykstra" w:date="2025-09-15T05:19:00Z" w16du:dateUtc="2025-09-15T09:19:00Z">
        <w:r w:rsidR="001A6593" w:rsidRPr="001A6593">
          <w:rPr>
            <w:rPrChange w:id="144" w:author="Gretchen Dykstra" w:date="2025-09-15T05:19:00Z" w16du:dateUtc="2025-09-15T09:19:00Z">
              <w:rPr>
                <w:rStyle w:val="Hyperlink"/>
              </w:rPr>
            </w:rPrChange>
          </w:rPr>
          <w:t>National Bureau of Economic Research Working Paper No. 33977</w:t>
        </w:r>
      </w:ins>
      <w:r w:rsidRPr="00845792">
        <w:t>.</w:t>
      </w:r>
      <w:commentRangeEnd w:id="140"/>
      <w:r w:rsidR="00910BA1">
        <w:rPr>
          <w:rStyle w:val="CommentReference"/>
        </w:rPr>
        <w:commentReference w:id="140"/>
      </w:r>
      <w:commentRangeEnd w:id="141"/>
      <w:r w:rsidR="00981EF0">
        <w:rPr>
          <w:rStyle w:val="CommentReference"/>
        </w:rPr>
        <w:commentReference w:id="141"/>
      </w:r>
      <w:ins w:id="145" w:author="Gretchen Dykstra" w:date="2025-09-15T05:19:00Z" w16du:dateUtc="2025-09-15T09:19:00Z">
        <w:r w:rsidR="001A6593">
          <w:t xml:space="preserve"> </w:t>
        </w:r>
        <w:r w:rsidR="001A6593">
          <w:fldChar w:fldCharType="begin"/>
        </w:r>
        <w:r w:rsidR="001A6593">
          <w:instrText>HYPERLINK "</w:instrText>
        </w:r>
        <w:r w:rsidR="001A6593" w:rsidRPr="001A6593">
          <w:instrText>https://www.nber.org/papers/w33977</w:instrText>
        </w:r>
        <w:r w:rsidR="001A6593">
          <w:instrText>"</w:instrText>
        </w:r>
        <w:r w:rsidR="001A6593">
          <w:fldChar w:fldCharType="separate"/>
        </w:r>
        <w:r w:rsidR="001A6593" w:rsidRPr="00736000">
          <w:rPr>
            <w:rStyle w:val="Hyperlink"/>
          </w:rPr>
          <w:t>https://www.nber.org/papers/w33977</w:t>
        </w:r>
        <w:r w:rsidR="001A6593">
          <w:fldChar w:fldCharType="end"/>
        </w:r>
        <w:r w:rsidR="001A6593">
          <w:t>.</w:t>
        </w:r>
      </w:ins>
    </w:p>
    <w:p w14:paraId="085902FD" w14:textId="71BA73CF" w:rsidR="001A6593" w:rsidRPr="001A6593" w:rsidDel="001A6593" w:rsidRDefault="001A6593">
      <w:pPr>
        <w:rPr>
          <w:del w:id="146" w:author="Gretchen Dykstra" w:date="2025-09-15T05:19:00Z" w16du:dateUtc="2025-09-15T09:19:00Z"/>
        </w:rPr>
        <w:pPrChange w:id="147" w:author="Gretchen Dykstra" w:date="2025-09-15T05:19:00Z" w16du:dateUtc="2025-09-15T09:19:00Z">
          <w:pPr>
            <w:jc w:val="both"/>
          </w:pPr>
        </w:pPrChange>
      </w:pPr>
    </w:p>
    <w:p w14:paraId="2D861531" w14:textId="77777777" w:rsidR="00C85D51" w:rsidRDefault="00C85D51" w:rsidP="00801ED0">
      <w:pPr>
        <w:jc w:val="both"/>
      </w:pPr>
    </w:p>
    <w:p w14:paraId="55D6A2C7" w14:textId="1CBBFC08" w:rsidR="00C85D51" w:rsidRDefault="00C85D51" w:rsidP="00FF48EE">
      <w:pPr>
        <w:pStyle w:val="Bibliography"/>
        <w:rPr>
          <w:ins w:id="148" w:author="Gretchen Dykstra" w:date="2025-09-15T05:21:00Z" w16du:dateUtc="2025-09-15T09:21:00Z"/>
        </w:rPr>
      </w:pPr>
      <w:del w:id="149" w:author="Gretchen Dykstra" w:date="2025-09-15T05:20:00Z" w16du:dateUtc="2025-09-15T09:20:00Z">
        <w:r w:rsidRPr="00C85D51" w:rsidDel="00545084">
          <w:delText xml:space="preserve">de </w:delText>
        </w:r>
      </w:del>
      <w:ins w:id="150" w:author="Gretchen Dykstra" w:date="2025-09-15T05:20:00Z" w16du:dateUtc="2025-09-15T09:20:00Z">
        <w:r w:rsidR="00545084">
          <w:t>D</w:t>
        </w:r>
        <w:r w:rsidR="00545084" w:rsidRPr="00C85D51">
          <w:t xml:space="preserve">e </w:t>
        </w:r>
      </w:ins>
      <w:r w:rsidRPr="00C85D51">
        <w:t>Ree, J</w:t>
      </w:r>
      <w:del w:id="151" w:author="Gretchen Dykstra" w:date="2025-09-15T05:20:00Z" w16du:dateUtc="2025-09-15T09:20:00Z">
        <w:r w:rsidRPr="00C85D51" w:rsidDel="00545084">
          <w:delText xml:space="preserve">., </w:delText>
        </w:r>
      </w:del>
      <w:ins w:id="152" w:author="Gretchen Dykstra" w:date="2025-09-15T05:20:00Z" w16du:dateUtc="2025-09-15T09:20:00Z">
        <w:r w:rsidR="00545084">
          <w:t>oppe</w:t>
        </w:r>
        <w:r w:rsidR="00545084" w:rsidRPr="00C85D51">
          <w:t xml:space="preserve">, </w:t>
        </w:r>
        <w:r w:rsidR="00545084">
          <w:t xml:space="preserve">Karthik </w:t>
        </w:r>
      </w:ins>
      <w:r w:rsidRPr="00C85D51">
        <w:t>Muralidharan</w:t>
      </w:r>
      <w:del w:id="153" w:author="Gretchen Dykstra" w:date="2025-09-15T05:20:00Z" w16du:dateUtc="2025-09-15T09:20:00Z">
        <w:r w:rsidRPr="00C85D51" w:rsidDel="00545084">
          <w:delText>, K.</w:delText>
        </w:r>
      </w:del>
      <w:r w:rsidRPr="00C85D51">
        <w:t xml:space="preserve">, </w:t>
      </w:r>
      <w:ins w:id="154" w:author="Gretchen Dykstra" w:date="2025-09-15T05:20:00Z" w16du:dateUtc="2025-09-15T09:20:00Z">
        <w:r w:rsidR="00545084">
          <w:t xml:space="preserve">Menno </w:t>
        </w:r>
      </w:ins>
      <w:r w:rsidRPr="00C85D51">
        <w:t xml:space="preserve">Pradhan, </w:t>
      </w:r>
      <w:del w:id="155" w:author="Gretchen Dykstra" w:date="2025-09-15T05:20:00Z" w16du:dateUtc="2025-09-15T09:20:00Z">
        <w:r w:rsidRPr="00C85D51" w:rsidDel="00545084">
          <w:delText>M., &amp;</w:delText>
        </w:r>
      </w:del>
      <w:ins w:id="156" w:author="Gretchen Dykstra" w:date="2025-09-15T05:20:00Z" w16du:dateUtc="2025-09-15T09:20:00Z">
        <w:r w:rsidR="00545084">
          <w:t>and Halsey</w:t>
        </w:r>
      </w:ins>
      <w:r w:rsidRPr="00C85D51">
        <w:t xml:space="preserve"> Rogers</w:t>
      </w:r>
      <w:del w:id="157" w:author="Gretchen Dykstra" w:date="2025-09-15T05:20:00Z" w16du:dateUtc="2025-09-15T09:20:00Z">
        <w:r w:rsidRPr="00C85D51" w:rsidDel="00545084">
          <w:delText>, H</w:delText>
        </w:r>
      </w:del>
      <w:r w:rsidRPr="00C85D51">
        <w:t xml:space="preserve">. </w:t>
      </w:r>
      <w:del w:id="158" w:author="Gretchen Dykstra" w:date="2025-09-15T05:19:00Z" w16du:dateUtc="2025-09-15T09:19:00Z">
        <w:r w:rsidRPr="00C85D51" w:rsidDel="001A6593">
          <w:delText>(</w:delText>
        </w:r>
      </w:del>
      <w:r w:rsidRPr="00C85D51">
        <w:t>2018</w:t>
      </w:r>
      <w:del w:id="159" w:author="Gretchen Dykstra" w:date="2025-09-15T05:19:00Z" w16du:dateUtc="2025-09-15T09:19:00Z">
        <w:r w:rsidRPr="00C85D51" w:rsidDel="001A6593">
          <w:delText>)</w:delText>
        </w:r>
      </w:del>
      <w:r w:rsidRPr="00C85D51">
        <w:t xml:space="preserve">. </w:t>
      </w:r>
      <w:ins w:id="160" w:author="Gretchen Dykstra" w:date="2025-09-15T05:19:00Z" w16du:dateUtc="2025-09-15T09:19:00Z">
        <w:r w:rsidR="001A6593">
          <w:t>“</w:t>
        </w:r>
      </w:ins>
      <w:r w:rsidRPr="00911E4E">
        <w:t xml:space="preserve">Double for </w:t>
      </w:r>
      <w:del w:id="161" w:author="Gretchen Dykstra" w:date="2025-09-15T05:19:00Z" w16du:dateUtc="2025-09-15T09:19:00Z">
        <w:r w:rsidRPr="00911E4E" w:rsidDel="001A6593">
          <w:delText>nothing</w:delText>
        </w:r>
      </w:del>
      <w:ins w:id="162" w:author="Gretchen Dykstra" w:date="2025-09-15T05:19:00Z" w16du:dateUtc="2025-09-15T09:19:00Z">
        <w:r w:rsidR="001A6593">
          <w:t>N</w:t>
        </w:r>
        <w:r w:rsidR="001A6593" w:rsidRPr="00911E4E">
          <w:t>othing</w:t>
        </w:r>
      </w:ins>
      <w:r w:rsidRPr="00911E4E">
        <w:t xml:space="preserve">? Experimental </w:t>
      </w:r>
      <w:del w:id="163" w:author="Gretchen Dykstra" w:date="2025-09-15T05:19:00Z" w16du:dateUtc="2025-09-15T09:19:00Z">
        <w:r w:rsidRPr="00911E4E" w:rsidDel="001A6593">
          <w:delText xml:space="preserve">evidence </w:delText>
        </w:r>
      </w:del>
      <w:ins w:id="164" w:author="Gretchen Dykstra" w:date="2025-09-15T05:19:00Z" w16du:dateUtc="2025-09-15T09:19:00Z">
        <w:r w:rsidR="001A6593">
          <w:t>E</w:t>
        </w:r>
        <w:r w:rsidR="001A6593" w:rsidRPr="00911E4E">
          <w:t xml:space="preserve">vidence </w:t>
        </w:r>
      </w:ins>
      <w:r w:rsidRPr="00911E4E">
        <w:t xml:space="preserve">on an </w:t>
      </w:r>
      <w:del w:id="165" w:author="Gretchen Dykstra" w:date="2025-09-15T05:19:00Z" w16du:dateUtc="2025-09-15T09:19:00Z">
        <w:r w:rsidRPr="00911E4E" w:rsidDel="001A6593">
          <w:delText xml:space="preserve">unconditional </w:delText>
        </w:r>
      </w:del>
      <w:ins w:id="166" w:author="Gretchen Dykstra" w:date="2025-09-15T05:19:00Z" w16du:dateUtc="2025-09-15T09:19:00Z">
        <w:r w:rsidR="001A6593">
          <w:t>U</w:t>
        </w:r>
        <w:r w:rsidR="001A6593" w:rsidRPr="00911E4E">
          <w:t xml:space="preserve">nconditional </w:t>
        </w:r>
      </w:ins>
      <w:del w:id="167" w:author="Gretchen Dykstra" w:date="2025-09-15T05:19:00Z" w16du:dateUtc="2025-09-15T09:19:00Z">
        <w:r w:rsidRPr="00911E4E" w:rsidDel="001A6593">
          <w:delText xml:space="preserve">teacher </w:delText>
        </w:r>
      </w:del>
      <w:ins w:id="168" w:author="Gretchen Dykstra" w:date="2025-09-15T05:19:00Z" w16du:dateUtc="2025-09-15T09:19:00Z">
        <w:r w:rsidR="001A6593">
          <w:t>T</w:t>
        </w:r>
        <w:r w:rsidR="001A6593" w:rsidRPr="00911E4E">
          <w:t xml:space="preserve">eacher </w:t>
        </w:r>
      </w:ins>
      <w:del w:id="169" w:author="Gretchen Dykstra" w:date="2025-09-15T05:19:00Z" w16du:dateUtc="2025-09-15T09:19:00Z">
        <w:r w:rsidRPr="00911E4E" w:rsidDel="001A6593">
          <w:delText xml:space="preserve">salary </w:delText>
        </w:r>
      </w:del>
      <w:ins w:id="170" w:author="Gretchen Dykstra" w:date="2025-09-15T05:19:00Z" w16du:dateUtc="2025-09-15T09:19:00Z">
        <w:r w:rsidR="001A6593">
          <w:t>S</w:t>
        </w:r>
        <w:r w:rsidR="001A6593" w:rsidRPr="00911E4E">
          <w:t xml:space="preserve">alary </w:t>
        </w:r>
      </w:ins>
      <w:del w:id="171" w:author="Gretchen Dykstra" w:date="2025-09-15T05:19:00Z" w16du:dateUtc="2025-09-15T09:19:00Z">
        <w:r w:rsidR="00911E4E" w:rsidRPr="00911E4E" w:rsidDel="001A6593">
          <w:delText>increases</w:delText>
        </w:r>
        <w:r w:rsidRPr="00911E4E" w:rsidDel="001A6593">
          <w:delText xml:space="preserve"> </w:delText>
        </w:r>
      </w:del>
      <w:ins w:id="172" w:author="Gretchen Dykstra" w:date="2025-09-15T05:19:00Z" w16du:dateUtc="2025-09-15T09:19:00Z">
        <w:r w:rsidR="001A6593">
          <w:t>I</w:t>
        </w:r>
        <w:r w:rsidR="001A6593" w:rsidRPr="00911E4E">
          <w:t xml:space="preserve">ncreases </w:t>
        </w:r>
      </w:ins>
      <w:r w:rsidRPr="00911E4E">
        <w:t>in Indonesia</w:t>
      </w:r>
      <w:r w:rsidRPr="00C85D51">
        <w:t>.</w:t>
      </w:r>
      <w:ins w:id="173" w:author="Gretchen Dykstra" w:date="2025-09-15T05:20:00Z" w16du:dateUtc="2025-09-15T09:20:00Z">
        <w:r w:rsidR="001A6593">
          <w:t>”</w:t>
        </w:r>
      </w:ins>
      <w:r w:rsidRPr="00C85D51">
        <w:t xml:space="preserve"> </w:t>
      </w:r>
      <w:del w:id="174" w:author="Gretchen Dykstra" w:date="2025-09-15T05:20:00Z" w16du:dateUtc="2025-09-15T09:20:00Z">
        <w:r w:rsidRPr="00C85D51" w:rsidDel="001A6593">
          <w:rPr>
            <w:i/>
            <w:iCs/>
          </w:rPr>
          <w:delText xml:space="preserve">The </w:delText>
        </w:r>
      </w:del>
      <w:r w:rsidRPr="00C85D51">
        <w:rPr>
          <w:i/>
          <w:iCs/>
        </w:rPr>
        <w:t>Quarterly Journal of Economics</w:t>
      </w:r>
      <w:del w:id="175" w:author="Gretchen Dykstra" w:date="2025-09-15T05:20:00Z" w16du:dateUtc="2025-09-15T09:20:00Z">
        <w:r w:rsidRPr="00C85D51" w:rsidDel="001A6593">
          <w:delText>,</w:delText>
        </w:r>
      </w:del>
      <w:r w:rsidRPr="00C85D51">
        <w:t xml:space="preserve"> 133</w:t>
      </w:r>
      <w:ins w:id="176" w:author="Gretchen Dykstra" w:date="2025-09-15T05:20:00Z" w16du:dateUtc="2025-09-15T09:20:00Z">
        <w:r w:rsidR="001A6593">
          <w:t xml:space="preserve"> </w:t>
        </w:r>
      </w:ins>
      <w:r w:rsidRPr="00C85D51">
        <w:t>(2</w:t>
      </w:r>
      <w:del w:id="177" w:author="Gretchen Dykstra" w:date="2025-09-15T05:20:00Z" w16du:dateUtc="2025-09-15T09:20:00Z">
        <w:r w:rsidRPr="00C85D51" w:rsidDel="001A6593">
          <w:delText xml:space="preserve">), </w:delText>
        </w:r>
      </w:del>
      <w:ins w:id="178" w:author="Gretchen Dykstra" w:date="2025-09-15T05:20:00Z" w16du:dateUtc="2025-09-15T09:20:00Z">
        <w:r w:rsidR="001A6593" w:rsidRPr="00C85D51">
          <w:t>)</w:t>
        </w:r>
        <w:r w:rsidR="001A6593">
          <w:t>:</w:t>
        </w:r>
        <w:r w:rsidR="001A6593" w:rsidRPr="00C85D51">
          <w:t xml:space="preserve"> </w:t>
        </w:r>
      </w:ins>
      <w:r w:rsidRPr="00C85D51">
        <w:t>993–1039.</w:t>
      </w:r>
      <w:ins w:id="179" w:author="Gretchen Dykstra" w:date="2025-09-15T05:21:00Z" w16du:dateUtc="2025-09-15T09:21:00Z">
        <w:r w:rsidR="00FF48EE">
          <w:t xml:space="preserve"> </w:t>
        </w:r>
        <w:r w:rsidR="00FF48EE">
          <w:fldChar w:fldCharType="begin"/>
        </w:r>
        <w:r w:rsidR="00FF48EE">
          <w:instrText>HYPERLINK "</w:instrText>
        </w:r>
        <w:r w:rsidR="00FF48EE" w:rsidRPr="00FF48EE">
          <w:instrText>https://doi.org/10.1093/qje/qjx040</w:instrText>
        </w:r>
        <w:r w:rsidR="00FF48EE">
          <w:instrText>"</w:instrText>
        </w:r>
        <w:r w:rsidR="00FF48EE">
          <w:fldChar w:fldCharType="separate"/>
        </w:r>
        <w:r w:rsidR="00FF48EE" w:rsidRPr="00736000">
          <w:rPr>
            <w:rStyle w:val="Hyperlink"/>
          </w:rPr>
          <w:t>https://doi.org/10.1093/qje/qjx040</w:t>
        </w:r>
        <w:r w:rsidR="00FF48EE">
          <w:fldChar w:fldCharType="end"/>
        </w:r>
        <w:r w:rsidR="00FF48EE">
          <w:t>.</w:t>
        </w:r>
      </w:ins>
    </w:p>
    <w:p w14:paraId="60732ADD" w14:textId="629BE62E" w:rsidR="00FF48EE" w:rsidRPr="00FF48EE" w:rsidDel="00FF48EE" w:rsidRDefault="00FF48EE">
      <w:pPr>
        <w:rPr>
          <w:del w:id="180" w:author="Gretchen Dykstra" w:date="2025-09-15T05:21:00Z" w16du:dateUtc="2025-09-15T09:21:00Z"/>
        </w:rPr>
        <w:pPrChange w:id="181" w:author="Gretchen Dykstra" w:date="2025-09-15T05:21:00Z" w16du:dateUtc="2025-09-15T09:21:00Z">
          <w:pPr>
            <w:jc w:val="both"/>
          </w:pPr>
        </w:pPrChange>
      </w:pPr>
    </w:p>
    <w:p w14:paraId="3831DB53" w14:textId="77777777" w:rsidR="00801ED0" w:rsidRDefault="00801ED0" w:rsidP="00801ED0">
      <w:pPr>
        <w:jc w:val="both"/>
      </w:pPr>
    </w:p>
    <w:p w14:paraId="6BB7D385" w14:textId="0A4DA6DF" w:rsidR="00801ED0" w:rsidRDefault="00801ED0" w:rsidP="003E4C7B">
      <w:pPr>
        <w:pStyle w:val="Bibliography"/>
        <w:rPr>
          <w:ins w:id="182" w:author="Gretchen Dykstra" w:date="2025-09-15T05:24:00Z" w16du:dateUtc="2025-09-15T09:24:00Z"/>
        </w:rPr>
      </w:pPr>
      <w:r>
        <w:t xml:space="preserve">DellaVigna, Stefano, John A. List, Ulrike Malmendier, and Gautam Rao. 2022. “Estimating Social Preferences and Gift Exchange at Work.” </w:t>
      </w:r>
      <w:r w:rsidRPr="00F23C0F">
        <w:rPr>
          <w:i/>
          <w:iCs/>
        </w:rPr>
        <w:t>American Economic Review</w:t>
      </w:r>
      <w:del w:id="183" w:author="Gretchen Dykstra" w:date="2025-09-15T05:23:00Z" w16du:dateUtc="2025-09-15T09:23:00Z">
        <w:r w:rsidR="00910BA1" w:rsidDel="003E4C7B">
          <w:rPr>
            <w:i/>
            <w:iCs/>
          </w:rPr>
          <w:delText>,</w:delText>
        </w:r>
      </w:del>
      <w:r>
        <w:t xml:space="preserve"> 112 (3): 1038–74.</w:t>
      </w:r>
      <w:ins w:id="184" w:author="Gretchen Dykstra" w:date="2025-09-15T05:23:00Z" w16du:dateUtc="2025-09-15T09:23:00Z">
        <w:r w:rsidR="003E4C7B">
          <w:t xml:space="preserve"> </w:t>
        </w:r>
      </w:ins>
      <w:ins w:id="185" w:author="Gretchen Dykstra" w:date="2025-09-15T05:24:00Z" w16du:dateUtc="2025-09-15T09:24:00Z">
        <w:r w:rsidR="003E4C7B">
          <w:fldChar w:fldCharType="begin"/>
        </w:r>
        <w:r w:rsidR="003E4C7B">
          <w:instrText>HYPERLINK "</w:instrText>
        </w:r>
      </w:ins>
      <w:ins w:id="186" w:author="Gretchen Dykstra" w:date="2025-09-15T05:23:00Z" w16du:dateUtc="2025-09-15T09:23:00Z">
        <w:r w:rsidR="003E4C7B" w:rsidRPr="003E4C7B">
          <w:instrText>https://doi.org/</w:instrText>
        </w:r>
        <w:r w:rsidR="003E4C7B" w:rsidRPr="003E4C7B">
          <w:rPr>
            <w:rPrChange w:id="187" w:author="Gretchen Dykstra" w:date="2025-09-15T05:24:00Z" w16du:dateUtc="2025-09-15T09:24:00Z">
              <w:rPr>
                <w:rFonts w:ascii="Georgia" w:hAnsi="Georgia"/>
                <w:color w:val="353C3F"/>
                <w:sz w:val="27"/>
                <w:szCs w:val="27"/>
                <w:shd w:val="clear" w:color="auto" w:fill="FFFFFF"/>
              </w:rPr>
            </w:rPrChange>
          </w:rPr>
          <w:instrText>10.1257/aer.20190920</w:instrText>
        </w:r>
      </w:ins>
      <w:ins w:id="188" w:author="Gretchen Dykstra" w:date="2025-09-15T05:24:00Z" w16du:dateUtc="2025-09-15T09:24:00Z">
        <w:r w:rsidR="003E4C7B">
          <w:instrText>"</w:instrText>
        </w:r>
        <w:r w:rsidR="003E4C7B">
          <w:fldChar w:fldCharType="separate"/>
        </w:r>
      </w:ins>
      <w:ins w:id="189" w:author="Gretchen Dykstra" w:date="2025-09-15T05:23:00Z" w16du:dateUtc="2025-09-15T09:23:00Z">
        <w:r w:rsidR="003E4C7B" w:rsidRPr="00736000">
          <w:rPr>
            <w:rStyle w:val="Hyperlink"/>
          </w:rPr>
          <w:t>https://d</w:t>
        </w:r>
        <w:r w:rsidR="003E4C7B" w:rsidRPr="00736000">
          <w:rPr>
            <w:rStyle w:val="Hyperlink"/>
          </w:rPr>
          <w:t>o</w:t>
        </w:r>
        <w:r w:rsidR="003E4C7B" w:rsidRPr="00736000">
          <w:rPr>
            <w:rStyle w:val="Hyperlink"/>
          </w:rPr>
          <w:t>i.org/</w:t>
        </w:r>
        <w:r w:rsidR="003E4C7B" w:rsidRPr="00736000">
          <w:rPr>
            <w:rStyle w:val="Hyperlink"/>
            <w:rPrChange w:id="190" w:author="Gretchen Dykstra" w:date="2025-09-15T05:24:00Z" w16du:dateUtc="2025-09-15T09:24:00Z">
              <w:rPr>
                <w:rFonts w:ascii="Georgia" w:hAnsi="Georgia"/>
                <w:color w:val="353C3F"/>
                <w:sz w:val="27"/>
                <w:szCs w:val="27"/>
                <w:shd w:val="clear" w:color="auto" w:fill="FFFFFF"/>
              </w:rPr>
            </w:rPrChange>
          </w:rPr>
          <w:t>10.1257/aer.20190920</w:t>
        </w:r>
      </w:ins>
      <w:ins w:id="191" w:author="Gretchen Dykstra" w:date="2025-09-15T05:24:00Z" w16du:dateUtc="2025-09-15T09:24:00Z">
        <w:r w:rsidR="003E4C7B">
          <w:fldChar w:fldCharType="end"/>
        </w:r>
      </w:ins>
      <w:ins w:id="192" w:author="Gretchen Dykstra" w:date="2025-09-15T05:23:00Z" w16du:dateUtc="2025-09-15T09:23:00Z">
        <w:r w:rsidR="003E4C7B" w:rsidRPr="003E4C7B">
          <w:rPr>
            <w:rPrChange w:id="193" w:author="Gretchen Dykstra" w:date="2025-09-15T05:24:00Z" w16du:dateUtc="2025-09-15T09:24:00Z">
              <w:rPr>
                <w:rFonts w:ascii="Georgia" w:hAnsi="Georgia"/>
                <w:color w:val="353C3F"/>
                <w:sz w:val="27"/>
                <w:szCs w:val="27"/>
                <w:shd w:val="clear" w:color="auto" w:fill="FFFFFF"/>
              </w:rPr>
            </w:rPrChange>
          </w:rPr>
          <w:t>.</w:t>
        </w:r>
      </w:ins>
    </w:p>
    <w:p w14:paraId="2987016E" w14:textId="111663CC" w:rsidR="003E4C7B" w:rsidRPr="003E4C7B" w:rsidDel="003E4C7B" w:rsidRDefault="003E4C7B">
      <w:pPr>
        <w:rPr>
          <w:del w:id="194" w:author="Gretchen Dykstra" w:date="2025-09-15T05:24:00Z" w16du:dateUtc="2025-09-15T09:24:00Z"/>
        </w:rPr>
        <w:pPrChange w:id="195" w:author="Gretchen Dykstra" w:date="2025-09-15T05:24:00Z" w16du:dateUtc="2025-09-15T09:24:00Z">
          <w:pPr>
            <w:jc w:val="both"/>
          </w:pPr>
        </w:pPrChange>
      </w:pPr>
    </w:p>
    <w:p w14:paraId="063A8364" w14:textId="77777777" w:rsidR="00801ED0" w:rsidRDefault="00801ED0" w:rsidP="00801ED0">
      <w:pPr>
        <w:jc w:val="both"/>
      </w:pPr>
    </w:p>
    <w:p w14:paraId="0DCF405D" w14:textId="4B9A016A" w:rsidR="00801ED0" w:rsidRDefault="00801ED0" w:rsidP="00A30803">
      <w:pPr>
        <w:pStyle w:val="Bibliography"/>
        <w:rPr>
          <w:ins w:id="196" w:author="Gretchen Dykstra" w:date="2025-09-15T05:25:00Z" w16du:dateUtc="2025-09-15T09:25:00Z"/>
        </w:rPr>
      </w:pPr>
      <w:r>
        <w:t xml:space="preserve">Donovan, Kevin, Will Jianyu Lu, and Todd Schoellman. 2023. “Labor Market Dynamics and Development.” </w:t>
      </w:r>
      <w:del w:id="197" w:author="Gretchen Dykstra" w:date="2025-09-15T05:24:00Z" w16du:dateUtc="2025-09-15T09:24:00Z">
        <w:r w:rsidRPr="00F23C0F" w:rsidDel="00A30803">
          <w:rPr>
            <w:i/>
            <w:iCs/>
          </w:rPr>
          <w:delText xml:space="preserve">The </w:delText>
        </w:r>
      </w:del>
      <w:r w:rsidRPr="00F23C0F">
        <w:rPr>
          <w:i/>
          <w:iCs/>
        </w:rPr>
        <w:t>Quarterly Journal of Economics</w:t>
      </w:r>
      <w:del w:id="198" w:author="Gretchen Dykstra" w:date="2025-09-15T05:24:00Z" w16du:dateUtc="2025-09-15T09:24:00Z">
        <w:r w:rsidR="00910BA1" w:rsidDel="00A30803">
          <w:rPr>
            <w:i/>
            <w:iCs/>
          </w:rPr>
          <w:delText>,</w:delText>
        </w:r>
      </w:del>
      <w:r>
        <w:t xml:space="preserve"> 138 (4): 2287–2325.</w:t>
      </w:r>
      <w:ins w:id="199" w:author="Gretchen Dykstra" w:date="2025-09-15T05:25:00Z" w16du:dateUtc="2025-09-15T09:25:00Z">
        <w:r w:rsidR="00A30803">
          <w:t xml:space="preserve"> </w:t>
        </w:r>
        <w:r w:rsidR="00A30803">
          <w:fldChar w:fldCharType="begin"/>
        </w:r>
        <w:r w:rsidR="00A30803">
          <w:instrText>HYPERLINK "</w:instrText>
        </w:r>
        <w:r w:rsidR="00A30803" w:rsidRPr="00A30803">
          <w:instrText>https://doi.org/10.1093/qje/qjad019</w:instrText>
        </w:r>
        <w:r w:rsidR="00A30803">
          <w:instrText>"</w:instrText>
        </w:r>
        <w:r w:rsidR="00A30803">
          <w:fldChar w:fldCharType="separate"/>
        </w:r>
        <w:r w:rsidR="00A30803" w:rsidRPr="00736000">
          <w:rPr>
            <w:rStyle w:val="Hyperlink"/>
          </w:rPr>
          <w:t>https://doi.org/10.1093/qje/qjad019</w:t>
        </w:r>
        <w:r w:rsidR="00A30803">
          <w:fldChar w:fldCharType="end"/>
        </w:r>
        <w:r w:rsidR="00A30803">
          <w:t>.</w:t>
        </w:r>
      </w:ins>
    </w:p>
    <w:p w14:paraId="3CF44020" w14:textId="415D0661" w:rsidR="00A30803" w:rsidRPr="00A30803" w:rsidDel="00A30803" w:rsidRDefault="00A30803">
      <w:pPr>
        <w:rPr>
          <w:del w:id="200" w:author="Gretchen Dykstra" w:date="2025-09-15T05:25:00Z" w16du:dateUtc="2025-09-15T09:25:00Z"/>
        </w:rPr>
        <w:pPrChange w:id="201" w:author="Gretchen Dykstra" w:date="2025-09-15T05:25:00Z" w16du:dateUtc="2025-09-15T09:25:00Z">
          <w:pPr>
            <w:jc w:val="both"/>
          </w:pPr>
        </w:pPrChange>
      </w:pPr>
    </w:p>
    <w:p w14:paraId="62E4E9A1" w14:textId="77777777" w:rsidR="00801ED0" w:rsidRDefault="00801ED0" w:rsidP="00801ED0">
      <w:pPr>
        <w:jc w:val="both"/>
      </w:pPr>
    </w:p>
    <w:p w14:paraId="02E3A806" w14:textId="7A43433F" w:rsidR="00801ED0" w:rsidRDefault="00801ED0" w:rsidP="003C5A61">
      <w:pPr>
        <w:pStyle w:val="Bibliography"/>
        <w:rPr>
          <w:ins w:id="202" w:author="Gretchen Dykstra" w:date="2025-09-15T05:26:00Z" w16du:dateUtc="2025-09-15T09:26:00Z"/>
        </w:rPr>
      </w:pPr>
      <w:r>
        <w:t xml:space="preserve">Friebel, Guido, Matthias Heinz, Mitchell Hoffman, Tobias Kretschmer, and Nick Zubanov. 2024. “Is This Really Kneaded? Identifying and Eliminating Potentially Harmful Forms of Workplace Control.” </w:t>
      </w:r>
      <w:ins w:id="203" w:author="Gretchen Dykstra" w:date="2025-09-15T05:26:00Z" w16du:dateUtc="2025-09-15T09:26:00Z">
        <w:r w:rsidR="003C5A61">
          <w:t xml:space="preserve">National Bureau of Economic Research </w:t>
        </w:r>
      </w:ins>
      <w:r>
        <w:t>Working Paper</w:t>
      </w:r>
      <w:ins w:id="204" w:author="Gretchen Dykstra" w:date="2025-09-15T05:26:00Z" w16du:dateUtc="2025-09-15T09:26:00Z">
        <w:r w:rsidR="003C5A61">
          <w:t xml:space="preserve"> No</w:t>
        </w:r>
      </w:ins>
      <w:r>
        <w:t>.</w:t>
      </w:r>
      <w:ins w:id="205" w:author="Gretchen Dykstra" w:date="2025-09-15T05:26:00Z" w16du:dateUtc="2025-09-15T09:26:00Z">
        <w:r w:rsidR="003C5A61">
          <w:t xml:space="preserve"> 34122. </w:t>
        </w:r>
        <w:r w:rsidR="003C5A61">
          <w:fldChar w:fldCharType="begin"/>
        </w:r>
        <w:r w:rsidR="003C5A61">
          <w:instrText>HYPERLINK "</w:instrText>
        </w:r>
        <w:r w:rsidR="003C5A61" w:rsidRPr="003C5A61">
          <w:instrText>https://www.nber.org/papers/w34122</w:instrText>
        </w:r>
        <w:r w:rsidR="003C5A61">
          <w:instrText>"</w:instrText>
        </w:r>
        <w:r w:rsidR="003C5A61">
          <w:fldChar w:fldCharType="separate"/>
        </w:r>
        <w:r w:rsidR="003C5A61" w:rsidRPr="00736000">
          <w:rPr>
            <w:rStyle w:val="Hyperlink"/>
          </w:rPr>
          <w:t>https://www.nber.org/papers/w34122</w:t>
        </w:r>
        <w:r w:rsidR="003C5A61">
          <w:fldChar w:fldCharType="end"/>
        </w:r>
        <w:r w:rsidR="003C5A61">
          <w:t>.</w:t>
        </w:r>
      </w:ins>
    </w:p>
    <w:p w14:paraId="09847EAF" w14:textId="0FC17920" w:rsidR="003C5A61" w:rsidRPr="003C5A61" w:rsidDel="003C5A61" w:rsidRDefault="003C5A61">
      <w:pPr>
        <w:rPr>
          <w:del w:id="206" w:author="Gretchen Dykstra" w:date="2025-09-15T05:26:00Z" w16du:dateUtc="2025-09-15T09:26:00Z"/>
        </w:rPr>
        <w:pPrChange w:id="207" w:author="Gretchen Dykstra" w:date="2025-09-15T05:26:00Z" w16du:dateUtc="2025-09-15T09:26:00Z">
          <w:pPr>
            <w:jc w:val="both"/>
          </w:pPr>
        </w:pPrChange>
      </w:pPr>
    </w:p>
    <w:p w14:paraId="72B19C2F" w14:textId="77777777" w:rsidR="00801ED0" w:rsidRDefault="00801ED0" w:rsidP="00801ED0">
      <w:pPr>
        <w:jc w:val="both"/>
      </w:pPr>
    </w:p>
    <w:p w14:paraId="22C1A526" w14:textId="719F7C79" w:rsidR="00801ED0" w:rsidRDefault="00801ED0" w:rsidP="008D041B">
      <w:pPr>
        <w:pStyle w:val="Bibliography"/>
        <w:rPr>
          <w:ins w:id="208" w:author="Gretchen Dykstra" w:date="2025-09-15T05:27:00Z" w16du:dateUtc="2025-09-15T09:27:00Z"/>
        </w:rPr>
      </w:pPr>
      <w:r>
        <w:t xml:space="preserve">Guiteras, Raymond P., and B. Kelsey Jack. 2018. “Productivity in Piece-Rate Labor Markets: Evidence from Rural Malawi.” </w:t>
      </w:r>
      <w:r w:rsidRPr="00F23C0F">
        <w:rPr>
          <w:i/>
          <w:iCs/>
        </w:rPr>
        <w:t>Journal of Development Economics</w:t>
      </w:r>
      <w:del w:id="209" w:author="Gretchen Dykstra" w:date="2025-09-15T05:27:00Z" w16du:dateUtc="2025-09-15T09:27:00Z">
        <w:r w:rsidR="00910BA1" w:rsidDel="008D041B">
          <w:delText>,</w:delText>
        </w:r>
      </w:del>
      <w:r>
        <w:t xml:space="preserve"> 131: 42–61.</w:t>
      </w:r>
      <w:ins w:id="210" w:author="Gretchen Dykstra" w:date="2025-09-15T05:27:00Z" w16du:dateUtc="2025-09-15T09:27:00Z">
        <w:r w:rsidR="008D041B">
          <w:t xml:space="preserve"> </w:t>
        </w:r>
        <w:r w:rsidR="008D041B">
          <w:fldChar w:fldCharType="begin"/>
        </w:r>
        <w:r w:rsidR="008D041B">
          <w:instrText>HYPERLINK "</w:instrText>
        </w:r>
        <w:r w:rsidR="008D041B" w:rsidRPr="008D041B">
          <w:instrText>https://doi.org/10.1016/j.jdeveco.2017.11.002</w:instrText>
        </w:r>
        <w:r w:rsidR="008D041B">
          <w:instrText>"</w:instrText>
        </w:r>
        <w:r w:rsidR="008D041B">
          <w:fldChar w:fldCharType="separate"/>
        </w:r>
        <w:r w:rsidR="008D041B" w:rsidRPr="00736000">
          <w:rPr>
            <w:rStyle w:val="Hyperlink"/>
          </w:rPr>
          <w:t>https://doi.org/10.1016/j.jdeveco.2017.11.002</w:t>
        </w:r>
        <w:r w:rsidR="008D041B">
          <w:fldChar w:fldCharType="end"/>
        </w:r>
        <w:r w:rsidR="008D041B">
          <w:t>.</w:t>
        </w:r>
      </w:ins>
    </w:p>
    <w:p w14:paraId="0B9F2C2A" w14:textId="16808FB9" w:rsidR="008D041B" w:rsidRPr="008D041B" w:rsidDel="008D041B" w:rsidRDefault="008D041B">
      <w:pPr>
        <w:rPr>
          <w:del w:id="211" w:author="Gretchen Dykstra" w:date="2025-09-15T05:27:00Z" w16du:dateUtc="2025-09-15T09:27:00Z"/>
        </w:rPr>
        <w:pPrChange w:id="212" w:author="Gretchen Dykstra" w:date="2025-09-15T05:27:00Z" w16du:dateUtc="2025-09-15T09:27:00Z">
          <w:pPr>
            <w:jc w:val="both"/>
          </w:pPr>
        </w:pPrChange>
      </w:pPr>
    </w:p>
    <w:p w14:paraId="79E966C3" w14:textId="77777777" w:rsidR="00801ED0" w:rsidRDefault="00801ED0" w:rsidP="00801ED0">
      <w:pPr>
        <w:jc w:val="both"/>
      </w:pPr>
    </w:p>
    <w:p w14:paraId="0A183D61" w14:textId="4883FF52" w:rsidR="00801ED0" w:rsidRDefault="00801ED0" w:rsidP="008D041B">
      <w:pPr>
        <w:pStyle w:val="Bibliography"/>
        <w:rPr>
          <w:ins w:id="213" w:author="Gretchen Dykstra" w:date="2025-09-15T05:35:00Z" w16du:dateUtc="2025-09-15T09:35:00Z"/>
          <w:rFonts w:ascii="Georgia" w:hAnsi="Georgia"/>
          <w:color w:val="353C3F"/>
          <w:sz w:val="27"/>
          <w:szCs w:val="27"/>
          <w:shd w:val="clear" w:color="auto" w:fill="FFFFFF"/>
        </w:rPr>
      </w:pPr>
      <w:r>
        <w:t xml:space="preserve">Jackson, C. Kirabo, and Henry S. Schneider. 2015. “Checklists and Worker Behavior: A Field Experiment.” </w:t>
      </w:r>
      <w:r w:rsidRPr="00F23C0F">
        <w:rPr>
          <w:i/>
          <w:iCs/>
        </w:rPr>
        <w:t>American Economic Journal: Applied Economics</w:t>
      </w:r>
      <w:del w:id="214" w:author="Gretchen Dykstra" w:date="2025-09-15T05:27:00Z" w16du:dateUtc="2025-09-15T09:27:00Z">
        <w:r w:rsidR="00910BA1" w:rsidDel="008D041B">
          <w:rPr>
            <w:i/>
            <w:iCs/>
          </w:rPr>
          <w:delText>,</w:delText>
        </w:r>
      </w:del>
      <w:r>
        <w:t xml:space="preserve"> 7 (4): 136–68.</w:t>
      </w:r>
      <w:ins w:id="215" w:author="Gretchen Dykstra" w:date="2025-09-15T05:35:00Z" w16du:dateUtc="2025-09-15T09:35:00Z">
        <w:r w:rsidR="008D041B">
          <w:t xml:space="preserve"> </w:t>
        </w:r>
        <w:r w:rsidR="008D041B" w:rsidRPr="008D041B">
          <w:fldChar w:fldCharType="begin"/>
        </w:r>
        <w:r w:rsidR="008D041B" w:rsidRPr="008D041B">
          <w:instrText>HYPERLINK "https://doi.org/</w:instrText>
        </w:r>
        <w:r w:rsidR="008D041B" w:rsidRPr="008D041B">
          <w:rPr>
            <w:rPrChange w:id="216" w:author="Gretchen Dykstra" w:date="2025-09-15T05:35:00Z" w16du:dateUtc="2025-09-15T09:35:00Z">
              <w:rPr>
                <w:rFonts w:ascii="Georgia" w:hAnsi="Georgia"/>
                <w:color w:val="353C3F"/>
                <w:sz w:val="27"/>
                <w:szCs w:val="27"/>
                <w:shd w:val="clear" w:color="auto" w:fill="FFFFFF"/>
              </w:rPr>
            </w:rPrChange>
          </w:rPr>
          <w:instrText>10.1257/app.20140044</w:instrText>
        </w:r>
        <w:r w:rsidR="008D041B" w:rsidRPr="008D041B">
          <w:instrText>"</w:instrText>
        </w:r>
        <w:r w:rsidR="008D041B" w:rsidRPr="008D041B">
          <w:fldChar w:fldCharType="separate"/>
        </w:r>
        <w:r w:rsidR="008D041B" w:rsidRPr="008D041B">
          <w:rPr>
            <w:rStyle w:val="Hyperlink"/>
          </w:rPr>
          <w:t>https://doi.org/</w:t>
        </w:r>
        <w:r w:rsidR="008D041B" w:rsidRPr="008D041B">
          <w:rPr>
            <w:rStyle w:val="Hyperlink"/>
            <w:rPrChange w:id="217" w:author="Gretchen Dykstra" w:date="2025-09-15T05:35:00Z" w16du:dateUtc="2025-09-15T09:35:00Z">
              <w:rPr>
                <w:rStyle w:val="Hyperlink"/>
                <w:rFonts w:ascii="Georgia" w:hAnsi="Georgia"/>
                <w:sz w:val="27"/>
                <w:szCs w:val="27"/>
                <w:shd w:val="clear" w:color="auto" w:fill="FFFFFF"/>
              </w:rPr>
            </w:rPrChange>
          </w:rPr>
          <w:t>10.1257/app.20140044</w:t>
        </w:r>
        <w:r w:rsidR="008D041B" w:rsidRPr="008D041B">
          <w:fldChar w:fldCharType="end"/>
        </w:r>
        <w:r w:rsidR="008D041B" w:rsidRPr="008D041B">
          <w:rPr>
            <w:rPrChange w:id="218" w:author="Gretchen Dykstra" w:date="2025-09-15T05:35:00Z" w16du:dateUtc="2025-09-15T09:35:00Z">
              <w:rPr>
                <w:rFonts w:ascii="Georgia" w:hAnsi="Georgia"/>
                <w:color w:val="353C3F"/>
                <w:sz w:val="27"/>
                <w:szCs w:val="27"/>
                <w:shd w:val="clear" w:color="auto" w:fill="FFFFFF"/>
              </w:rPr>
            </w:rPrChange>
          </w:rPr>
          <w:t>.</w:t>
        </w:r>
      </w:ins>
    </w:p>
    <w:p w14:paraId="3EA655C2" w14:textId="77777777" w:rsidR="008D041B" w:rsidRPr="008D041B" w:rsidDel="008D041B" w:rsidRDefault="008D041B">
      <w:pPr>
        <w:rPr>
          <w:del w:id="219" w:author="Gretchen Dykstra" w:date="2025-09-15T05:35:00Z" w16du:dateUtc="2025-09-15T09:35:00Z"/>
        </w:rPr>
        <w:pPrChange w:id="220" w:author="Gretchen Dykstra" w:date="2025-09-15T05:35:00Z" w16du:dateUtc="2025-09-15T09:35:00Z">
          <w:pPr>
            <w:jc w:val="both"/>
          </w:pPr>
        </w:pPrChange>
      </w:pPr>
    </w:p>
    <w:p w14:paraId="1D059F36" w14:textId="77777777" w:rsidR="00C85D51" w:rsidRDefault="00C85D51" w:rsidP="00801ED0">
      <w:pPr>
        <w:jc w:val="both"/>
      </w:pPr>
    </w:p>
    <w:p w14:paraId="1942183F" w14:textId="0B50FBCB" w:rsidR="00C85D51" w:rsidRDefault="00C85D51" w:rsidP="00BF13D9">
      <w:pPr>
        <w:pStyle w:val="Bibliography"/>
        <w:rPr>
          <w:ins w:id="221" w:author="Gretchen Dykstra" w:date="2025-09-15T05:37:00Z" w16du:dateUtc="2025-09-15T09:37:00Z"/>
        </w:rPr>
      </w:pPr>
      <w:r>
        <w:t>Kim, H</w:t>
      </w:r>
      <w:del w:id="222" w:author="Gretchen Dykstra" w:date="2025-09-15T05:37:00Z" w16du:dateUtc="2025-09-15T09:37:00Z">
        <w:r w:rsidDel="00A04FB6">
          <w:delText xml:space="preserve">. </w:delText>
        </w:r>
      </w:del>
      <w:ins w:id="223" w:author="Gretchen Dykstra" w:date="2025-09-15T05:37:00Z" w16du:dateUtc="2025-09-15T09:37:00Z">
        <w:r w:rsidR="00A04FB6">
          <w:t xml:space="preserve">yuncheol </w:t>
        </w:r>
      </w:ins>
      <w:r>
        <w:t>B</w:t>
      </w:r>
      <w:del w:id="224" w:author="Gretchen Dykstra" w:date="2025-09-15T05:37:00Z" w16du:dateUtc="2025-09-15T09:37:00Z">
        <w:r w:rsidDel="00A04FB6">
          <w:delText xml:space="preserve">., </w:delText>
        </w:r>
      </w:del>
      <w:ins w:id="225" w:author="Gretchen Dykstra" w:date="2025-09-15T05:37:00Z" w16du:dateUtc="2025-09-15T09:37:00Z">
        <w:r w:rsidR="00A04FB6">
          <w:t xml:space="preserve">ryant, </w:t>
        </w:r>
        <w:r w:rsidR="00BF13D9">
          <w:t xml:space="preserve">Seonghoon </w:t>
        </w:r>
      </w:ins>
      <w:r>
        <w:t xml:space="preserve">Kim, </w:t>
      </w:r>
      <w:del w:id="226" w:author="Gretchen Dykstra" w:date="2025-09-15T05:37:00Z" w16du:dateUtc="2025-09-15T09:37:00Z">
        <w:r w:rsidDel="00BF13D9">
          <w:delText xml:space="preserve">S., </w:delText>
        </w:r>
      </w:del>
      <w:del w:id="227" w:author="Gretchen Dykstra" w:date="2025-09-15T05:36:00Z" w16du:dateUtc="2025-09-15T09:36:00Z">
        <w:r w:rsidDel="00A04FB6">
          <w:delText xml:space="preserve">&amp; </w:delText>
        </w:r>
      </w:del>
      <w:ins w:id="228" w:author="Gretchen Dykstra" w:date="2025-09-15T05:36:00Z" w16du:dateUtc="2025-09-15T09:36:00Z">
        <w:r w:rsidR="00A04FB6">
          <w:t xml:space="preserve">and </w:t>
        </w:r>
      </w:ins>
      <w:ins w:id="229" w:author="Gretchen Dykstra" w:date="2025-09-15T05:37:00Z" w16du:dateUtc="2025-09-15T09:37:00Z">
        <w:r w:rsidR="00BF13D9">
          <w:t xml:space="preserve">Thomas T. </w:t>
        </w:r>
      </w:ins>
      <w:r>
        <w:t>Kim</w:t>
      </w:r>
      <w:del w:id="230" w:author="Gretchen Dykstra" w:date="2025-09-15T05:37:00Z" w16du:dateUtc="2025-09-15T09:37:00Z">
        <w:r w:rsidDel="00BF13D9">
          <w:delText>, T. T</w:delText>
        </w:r>
      </w:del>
      <w:r>
        <w:t xml:space="preserve">. </w:t>
      </w:r>
      <w:del w:id="231" w:author="Gretchen Dykstra" w:date="2025-09-15T05:17:00Z" w16du:dateUtc="2025-09-15T09:17:00Z">
        <w:r w:rsidDel="003A6767">
          <w:delText>(</w:delText>
        </w:r>
      </w:del>
      <w:r>
        <w:t>2020</w:t>
      </w:r>
      <w:del w:id="232" w:author="Gretchen Dykstra" w:date="2025-09-15T05:17:00Z" w16du:dateUtc="2025-09-15T09:17:00Z">
        <w:r w:rsidDel="003A6767">
          <w:delText>)</w:delText>
        </w:r>
      </w:del>
      <w:r>
        <w:t xml:space="preserve">. </w:t>
      </w:r>
      <w:ins w:id="233" w:author="Gretchen Dykstra" w:date="2025-09-15T05:35:00Z" w16du:dateUtc="2025-09-15T09:35:00Z">
        <w:r w:rsidR="00A04FB6">
          <w:t>“</w:t>
        </w:r>
      </w:ins>
      <w:r>
        <w:t xml:space="preserve">The </w:t>
      </w:r>
      <w:del w:id="234" w:author="Gretchen Dykstra" w:date="2025-09-15T05:35:00Z" w16du:dateUtc="2025-09-15T09:35:00Z">
        <w:r w:rsidDel="00A04FB6">
          <w:delText xml:space="preserve">role </w:delText>
        </w:r>
      </w:del>
      <w:ins w:id="235" w:author="Gretchen Dykstra" w:date="2025-09-15T05:35:00Z" w16du:dateUtc="2025-09-15T09:35:00Z">
        <w:r w:rsidR="00A04FB6">
          <w:t xml:space="preserve">Role </w:t>
        </w:r>
      </w:ins>
      <w:r>
        <w:t xml:space="preserve">of </w:t>
      </w:r>
      <w:del w:id="236" w:author="Gretchen Dykstra" w:date="2025-09-15T05:35:00Z" w16du:dateUtc="2025-09-15T09:35:00Z">
        <w:r w:rsidDel="00A04FB6">
          <w:delText xml:space="preserve">career </w:delText>
        </w:r>
      </w:del>
      <w:ins w:id="237" w:author="Gretchen Dykstra" w:date="2025-09-15T05:35:00Z" w16du:dateUtc="2025-09-15T09:35:00Z">
        <w:r w:rsidR="00A04FB6">
          <w:t xml:space="preserve">Career </w:t>
        </w:r>
      </w:ins>
      <w:r>
        <w:t xml:space="preserve">and </w:t>
      </w:r>
      <w:del w:id="238" w:author="Gretchen Dykstra" w:date="2025-09-15T05:35:00Z" w16du:dateUtc="2025-09-15T09:35:00Z">
        <w:r w:rsidDel="00A04FB6">
          <w:delText xml:space="preserve">wage </w:delText>
        </w:r>
      </w:del>
      <w:ins w:id="239" w:author="Gretchen Dykstra" w:date="2025-09-15T05:35:00Z" w16du:dateUtc="2025-09-15T09:35:00Z">
        <w:r w:rsidR="00A04FB6">
          <w:t xml:space="preserve">Wage </w:t>
        </w:r>
      </w:ins>
      <w:del w:id="240" w:author="Gretchen Dykstra" w:date="2025-09-15T05:35:00Z" w16du:dateUtc="2025-09-15T09:35:00Z">
        <w:r w:rsidDel="00A04FB6">
          <w:delText xml:space="preserve">incentives </w:delText>
        </w:r>
      </w:del>
      <w:ins w:id="241" w:author="Gretchen Dykstra" w:date="2025-09-15T05:35:00Z" w16du:dateUtc="2025-09-15T09:35:00Z">
        <w:r w:rsidR="00A04FB6">
          <w:t xml:space="preserve">Incentives </w:t>
        </w:r>
      </w:ins>
      <w:r>
        <w:t xml:space="preserve">in </w:t>
      </w:r>
      <w:ins w:id="242" w:author="Gretchen Dykstra" w:date="2025-09-15T05:35:00Z" w16du:dateUtc="2025-09-15T09:35:00Z">
        <w:r w:rsidR="00A04FB6">
          <w:t>L</w:t>
        </w:r>
      </w:ins>
      <w:del w:id="243" w:author="Gretchen Dykstra" w:date="2025-09-15T05:35:00Z" w16du:dateUtc="2025-09-15T09:35:00Z">
        <w:r w:rsidDel="00A04FB6">
          <w:delText>l</w:delText>
        </w:r>
      </w:del>
      <w:r>
        <w:t xml:space="preserve">abor </w:t>
      </w:r>
      <w:del w:id="244" w:author="Gretchen Dykstra" w:date="2025-09-15T05:35:00Z" w16du:dateUtc="2025-09-15T09:35:00Z">
        <w:r w:rsidDel="00A04FB6">
          <w:delText>productivity</w:delText>
        </w:r>
      </w:del>
      <w:ins w:id="245" w:author="Gretchen Dykstra" w:date="2025-09-15T05:35:00Z" w16du:dateUtc="2025-09-15T09:35:00Z">
        <w:r w:rsidR="00A04FB6">
          <w:t>Productivity</w:t>
        </w:r>
      </w:ins>
      <w:r>
        <w:t xml:space="preserve">: Evidence from a </w:t>
      </w:r>
      <w:del w:id="246" w:author="Gretchen Dykstra" w:date="2025-09-15T05:35:00Z" w16du:dateUtc="2025-09-15T09:35:00Z">
        <w:r w:rsidDel="00A04FB6">
          <w:delText>two</w:delText>
        </w:r>
      </w:del>
      <w:ins w:id="247" w:author="Gretchen Dykstra" w:date="2025-09-15T05:35:00Z" w16du:dateUtc="2025-09-15T09:35:00Z">
        <w:r w:rsidR="00A04FB6">
          <w:t>Two</w:t>
        </w:r>
      </w:ins>
      <w:r>
        <w:t>-</w:t>
      </w:r>
      <w:del w:id="248" w:author="Gretchen Dykstra" w:date="2025-09-15T05:35:00Z" w16du:dateUtc="2025-09-15T09:35:00Z">
        <w:r w:rsidDel="00A04FB6">
          <w:delText xml:space="preserve">stage </w:delText>
        </w:r>
      </w:del>
      <w:ins w:id="249" w:author="Gretchen Dykstra" w:date="2025-09-15T05:35:00Z" w16du:dateUtc="2025-09-15T09:35:00Z">
        <w:r w:rsidR="00A04FB6">
          <w:t xml:space="preserve">Stage </w:t>
        </w:r>
      </w:ins>
      <w:del w:id="250" w:author="Gretchen Dykstra" w:date="2025-09-15T05:35:00Z" w16du:dateUtc="2025-09-15T09:35:00Z">
        <w:r w:rsidDel="00A04FB6">
          <w:delText xml:space="preserve">field </w:delText>
        </w:r>
      </w:del>
      <w:ins w:id="251" w:author="Gretchen Dykstra" w:date="2025-09-15T05:35:00Z" w16du:dateUtc="2025-09-15T09:35:00Z">
        <w:r w:rsidR="00A04FB6">
          <w:t xml:space="preserve">Field </w:t>
        </w:r>
      </w:ins>
      <w:del w:id="252" w:author="Gretchen Dykstra" w:date="2025-09-15T05:35:00Z" w16du:dateUtc="2025-09-15T09:35:00Z">
        <w:r w:rsidDel="00A04FB6">
          <w:delText xml:space="preserve">experiment </w:delText>
        </w:r>
      </w:del>
      <w:ins w:id="253" w:author="Gretchen Dykstra" w:date="2025-09-15T05:35:00Z" w16du:dateUtc="2025-09-15T09:35:00Z">
        <w:r w:rsidR="00A04FB6">
          <w:t xml:space="preserve">Experiment </w:t>
        </w:r>
      </w:ins>
      <w:r>
        <w:t>in Malawi.</w:t>
      </w:r>
      <w:ins w:id="254" w:author="Gretchen Dykstra" w:date="2025-09-15T05:35:00Z" w16du:dateUtc="2025-09-15T09:35:00Z">
        <w:r w:rsidR="00A04FB6">
          <w:t>”</w:t>
        </w:r>
      </w:ins>
      <w:r>
        <w:t xml:space="preserve"> </w:t>
      </w:r>
      <w:del w:id="255" w:author="Gretchen Dykstra" w:date="2025-09-15T05:35:00Z" w16du:dateUtc="2025-09-15T09:35:00Z">
        <w:r w:rsidDel="00A04FB6">
          <w:rPr>
            <w:i/>
            <w:iCs/>
          </w:rPr>
          <w:delText xml:space="preserve">The </w:delText>
        </w:r>
      </w:del>
      <w:r>
        <w:rPr>
          <w:i/>
          <w:iCs/>
        </w:rPr>
        <w:t>Review of Economics and Statistics</w:t>
      </w:r>
      <w:del w:id="256" w:author="Gretchen Dykstra" w:date="2025-09-15T05:35:00Z" w16du:dateUtc="2025-09-15T09:35:00Z">
        <w:r w:rsidDel="00A04FB6">
          <w:delText>,</w:delText>
        </w:r>
      </w:del>
      <w:r>
        <w:t xml:space="preserve"> 102</w:t>
      </w:r>
      <w:ins w:id="257" w:author="Gretchen Dykstra" w:date="2025-09-15T05:36:00Z" w16du:dateUtc="2025-09-15T09:36:00Z">
        <w:r w:rsidR="00A04FB6">
          <w:t xml:space="preserve"> </w:t>
        </w:r>
      </w:ins>
      <w:r>
        <w:t>(5</w:t>
      </w:r>
      <w:del w:id="258" w:author="Gretchen Dykstra" w:date="2025-09-15T05:36:00Z" w16du:dateUtc="2025-09-15T09:36:00Z">
        <w:r w:rsidDel="00A04FB6">
          <w:delText xml:space="preserve">), </w:delText>
        </w:r>
      </w:del>
      <w:ins w:id="259" w:author="Gretchen Dykstra" w:date="2025-09-15T05:36:00Z" w16du:dateUtc="2025-09-15T09:36:00Z">
        <w:r w:rsidR="00A04FB6">
          <w:t xml:space="preserve">): </w:t>
        </w:r>
      </w:ins>
      <w:r>
        <w:t>839</w:t>
      </w:r>
      <w:del w:id="260" w:author="Gretchen Dykstra" w:date="2025-09-15T05:36:00Z" w16du:dateUtc="2025-09-15T09:36:00Z">
        <w:r w:rsidDel="00A04FB6">
          <w:delText>-</w:delText>
        </w:r>
      </w:del>
      <w:ins w:id="261" w:author="Gretchen Dykstra" w:date="2025-09-15T05:36:00Z" w16du:dateUtc="2025-09-15T09:36:00Z">
        <w:r w:rsidR="00A04FB6">
          <w:t>–</w:t>
        </w:r>
      </w:ins>
      <w:del w:id="262" w:author="Gretchen Dykstra" w:date="2025-09-15T05:36:00Z" w16du:dateUtc="2025-09-15T09:36:00Z">
        <w:r w:rsidDel="00A04FB6">
          <w:delText>8</w:delText>
        </w:r>
      </w:del>
      <w:r>
        <w:t>51.</w:t>
      </w:r>
      <w:ins w:id="263" w:author="Gretchen Dykstra" w:date="2025-09-15T05:37:00Z" w16du:dateUtc="2025-09-15T09:37:00Z">
        <w:r w:rsidR="00BF13D9">
          <w:t xml:space="preserve"> </w:t>
        </w:r>
        <w:r w:rsidR="00BF13D9">
          <w:fldChar w:fldCharType="begin"/>
        </w:r>
        <w:r w:rsidR="00BF13D9">
          <w:instrText>HYPERLINK "</w:instrText>
        </w:r>
        <w:r w:rsidR="00BF13D9" w:rsidRPr="00BF13D9">
          <w:instrText>https://doi.org/10.1162/rest_a_00854</w:instrText>
        </w:r>
        <w:r w:rsidR="00BF13D9">
          <w:instrText>"</w:instrText>
        </w:r>
        <w:r w:rsidR="00BF13D9">
          <w:fldChar w:fldCharType="separate"/>
        </w:r>
        <w:r w:rsidR="00BF13D9" w:rsidRPr="00736000">
          <w:rPr>
            <w:rStyle w:val="Hyperlink"/>
          </w:rPr>
          <w:t>https://doi.org/10.1162/rest_a_00854</w:t>
        </w:r>
        <w:r w:rsidR="00BF13D9">
          <w:fldChar w:fldCharType="end"/>
        </w:r>
        <w:r w:rsidR="00BF13D9">
          <w:t>.</w:t>
        </w:r>
      </w:ins>
    </w:p>
    <w:p w14:paraId="07E55875" w14:textId="77777777" w:rsidR="00BF13D9" w:rsidRPr="00BF13D9" w:rsidRDefault="00BF13D9">
      <w:pPr>
        <w:pPrChange w:id="264" w:author="Gretchen Dykstra" w:date="2025-09-15T05:37:00Z" w16du:dateUtc="2025-09-15T09:37:00Z">
          <w:pPr>
            <w:jc w:val="both"/>
          </w:pPr>
        </w:pPrChange>
      </w:pPr>
    </w:p>
    <w:sectPr w:rsidR="00BF13D9" w:rsidRPr="00BF13D9" w:rsidSect="00D5253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Prof. Jian Wang (SME)" w:date="2025-08-21T04:52:00Z" w:initials="PJW(">
    <w:p w14:paraId="53FBB3F9" w14:textId="514FA0DC" w:rsidR="00D17968" w:rsidRDefault="00D17968">
      <w:pPr>
        <w:pStyle w:val="CommentText"/>
      </w:pPr>
      <w:r>
        <w:rPr>
          <w:rStyle w:val="CommentReference"/>
        </w:rPr>
        <w:annotationRef/>
      </w:r>
      <w:r>
        <w:rPr>
          <w:rFonts w:hint="eastAsia"/>
        </w:rPr>
        <w:t>This</w:t>
      </w:r>
      <w:r>
        <w:t xml:space="preserve"> title workers better for Vo</w:t>
      </w:r>
      <w:r>
        <w:rPr>
          <w:rFonts w:hint="eastAsia"/>
        </w:rPr>
        <w:t>xC</w:t>
      </w:r>
      <w:r>
        <w:t xml:space="preserve">hina. </w:t>
      </w:r>
    </w:p>
  </w:comment>
  <w:comment w:id="4" w:author="jing cai" w:date="2025-09-03T09:51:00Z" w:initials="jc">
    <w:p w14:paraId="6AE3BC09" w14:textId="77777777" w:rsidR="00981EF0" w:rsidRDefault="00981EF0" w:rsidP="00981EF0">
      <w:r>
        <w:rPr>
          <w:rStyle w:val="CommentReference"/>
        </w:rPr>
        <w:annotationRef/>
      </w:r>
      <w:r>
        <w:rPr>
          <w:color w:val="000000"/>
          <w:sz w:val="20"/>
          <w:szCs w:val="20"/>
        </w:rPr>
        <w:t>Agree</w:t>
      </w:r>
    </w:p>
  </w:comment>
  <w:comment w:id="56" w:author="Fang, Hanming" w:date="2025-09-01T17:10:00Z" w:initials="HF">
    <w:p w14:paraId="24A932A8" w14:textId="1D9B15CB" w:rsidR="00910BA1" w:rsidRDefault="00910BA1" w:rsidP="00910BA1">
      <w:r>
        <w:rPr>
          <w:rStyle w:val="CommentReference"/>
        </w:rPr>
        <w:annotationRef/>
      </w:r>
      <w:r>
        <w:rPr>
          <w:color w:val="000000"/>
          <w:sz w:val="20"/>
          <w:szCs w:val="20"/>
        </w:rPr>
        <w:t>Add paper title here?</w:t>
      </w:r>
    </w:p>
  </w:comment>
  <w:comment w:id="57" w:author="jing cai" w:date="2025-09-03T09:51:00Z" w:initials="jc">
    <w:p w14:paraId="5336AFFF" w14:textId="77777777" w:rsidR="00981EF0" w:rsidRDefault="00981EF0" w:rsidP="00981EF0">
      <w:r>
        <w:rPr>
          <w:rStyle w:val="CommentReference"/>
        </w:rPr>
        <w:annotationRef/>
      </w:r>
      <w:r>
        <w:rPr>
          <w:color w:val="000000"/>
          <w:sz w:val="20"/>
          <w:szCs w:val="20"/>
        </w:rPr>
        <w:t>Added</w:t>
      </w:r>
    </w:p>
  </w:comment>
  <w:comment w:id="62" w:author="Fang, Hanming" w:date="2025-09-01T17:14:00Z" w:initials="HF">
    <w:p w14:paraId="4D072777" w14:textId="040CDA1F" w:rsidR="00910BA1" w:rsidRDefault="00910BA1" w:rsidP="00910BA1">
      <w:r>
        <w:rPr>
          <w:rStyle w:val="CommentReference"/>
        </w:rPr>
        <w:annotationRef/>
      </w:r>
      <w:r>
        <w:rPr>
          <w:color w:val="000000"/>
          <w:sz w:val="20"/>
          <w:szCs w:val="20"/>
        </w:rPr>
        <w:t>Is the signing bonus a lump sum or proportional to their earnings? Also how was the worker’s compensation determined, fixed salary or incentive pay (if so, what is the incentive pay)? These details seem to be important to interpret the later results. Please clarify.</w:t>
      </w:r>
    </w:p>
  </w:comment>
  <w:comment w:id="63" w:author="Sai Luo" w:date="2025-09-03T21:59:00Z" w:initials="SL">
    <w:p w14:paraId="0BA01104" w14:textId="3A77535B" w:rsidR="000A37FA" w:rsidRDefault="000A37FA">
      <w:pPr>
        <w:pStyle w:val="CommentText"/>
      </w:pPr>
      <w:r>
        <w:rPr>
          <w:rStyle w:val="CommentReference"/>
        </w:rPr>
        <w:annotationRef/>
      </w:r>
      <w:r>
        <w:rPr>
          <w:rFonts w:hint="eastAsia"/>
        </w:rPr>
        <w:t>We added more details.</w:t>
      </w:r>
    </w:p>
  </w:comment>
  <w:comment w:id="66" w:author="Gretchen Dykstra" w:date="2025-09-15T05:46:00Z" w:initials="GD">
    <w:p w14:paraId="23EE95E3" w14:textId="77777777" w:rsidR="00083EAB" w:rsidRDefault="00083EAB" w:rsidP="00083EAB">
      <w:r>
        <w:rPr>
          <w:rStyle w:val="CommentReference"/>
        </w:rPr>
        <w:annotationRef/>
      </w:r>
      <w:r>
        <w:rPr>
          <w:sz w:val="20"/>
          <w:szCs w:val="20"/>
        </w:rPr>
        <w:t>OK as changed?</w:t>
      </w:r>
    </w:p>
  </w:comment>
  <w:comment w:id="81" w:author="Fang, Hanming" w:date="2025-09-01T17:17:00Z" w:initials="HF">
    <w:p w14:paraId="7DB1120B" w14:textId="0727BDF9" w:rsidR="00910BA1" w:rsidRDefault="00910BA1" w:rsidP="00910BA1">
      <w:r>
        <w:rPr>
          <w:rStyle w:val="CommentReference"/>
        </w:rPr>
        <w:annotationRef/>
      </w:r>
      <w:r>
        <w:rPr>
          <w:color w:val="000000"/>
          <w:sz w:val="20"/>
          <w:szCs w:val="20"/>
        </w:rPr>
        <w:t>Here it seems to suggest that their monthly earnings are tied to working hours. Thus more important to clearly state their compensation scheme early on, also, whether bonus is lump sum or proportional seems to be important too. Finally, is it common for the firm to fire workers? If so, even a lump sum bonus can have incentive effects on efforts. Please clarify.</w:t>
      </w:r>
    </w:p>
  </w:comment>
  <w:comment w:id="82" w:author="Sai Luo" w:date="2025-09-03T22:14:00Z" w:initials="SL">
    <w:p w14:paraId="30CEC7BE" w14:textId="770EF97E" w:rsidR="00B212DC" w:rsidRDefault="00B212DC">
      <w:pPr>
        <w:pStyle w:val="CommentText"/>
      </w:pPr>
      <w:r>
        <w:rPr>
          <w:rStyle w:val="CommentReference"/>
        </w:rPr>
        <w:annotationRef/>
      </w:r>
      <w:r>
        <w:rPr>
          <w:rFonts w:hint="eastAsia"/>
        </w:rPr>
        <w:t>We added details earlier to clarify the compensation scheme and bonus design.</w:t>
      </w:r>
      <w:r w:rsidR="00363872">
        <w:rPr>
          <w:rFonts w:hint="eastAsia"/>
        </w:rPr>
        <w:t xml:space="preserve"> It is not very common that the firm fires workers. Worker separation largely comes from worker quitting. </w:t>
      </w:r>
    </w:p>
  </w:comment>
  <w:comment w:id="88" w:author="Prof. Jian Wang (SME)" w:date="2025-08-21T05:05:00Z" w:initials="PJW(">
    <w:p w14:paraId="47289BE3" w14:textId="1D4BEBBD" w:rsidR="00D041D8" w:rsidRDefault="00D041D8">
      <w:pPr>
        <w:pStyle w:val="CommentText"/>
      </w:pPr>
      <w:r>
        <w:rPr>
          <w:rStyle w:val="CommentReference"/>
        </w:rPr>
        <w:annotationRef/>
      </w:r>
      <w:r>
        <w:t>Will more bonus prevent workers from quitting?</w:t>
      </w:r>
    </w:p>
  </w:comment>
  <w:comment w:id="89" w:author="Sai Luo" w:date="2025-09-03T22:17:00Z" w:initials="SL">
    <w:p w14:paraId="34A0ECC1" w14:textId="1CA6677D" w:rsidR="00ED011E" w:rsidRDefault="00ED011E">
      <w:pPr>
        <w:pStyle w:val="CommentText"/>
      </w:pPr>
      <w:r>
        <w:rPr>
          <w:rStyle w:val="CommentReference"/>
        </w:rPr>
        <w:annotationRef/>
      </w:r>
      <w:r>
        <w:rPr>
          <w:rFonts w:hint="eastAsia"/>
        </w:rPr>
        <w:t xml:space="preserve">Yes. The increased retention is the main reason that the bonus treatments are more cost-effective. </w:t>
      </w:r>
    </w:p>
  </w:comment>
  <w:comment w:id="116" w:author="Prof. Jian Wang (SME)" w:date="2025-08-21T05:04:00Z" w:initials="PJW(">
    <w:p w14:paraId="3CD31B41" w14:textId="4BE91071" w:rsidR="00D041D8" w:rsidRDefault="00D041D8">
      <w:pPr>
        <w:pStyle w:val="CommentText"/>
      </w:pPr>
      <w:r>
        <w:rPr>
          <w:rStyle w:val="CommentReference"/>
        </w:rPr>
        <w:annotationRef/>
      </w:r>
      <w:r>
        <w:t>What’s the optimal level of such bonus?</w:t>
      </w:r>
    </w:p>
  </w:comment>
  <w:comment w:id="117" w:author="Sai Luo" w:date="2025-09-03T22:20:00Z" w:initials="SL">
    <w:p w14:paraId="0FB76821" w14:textId="082A51FE" w:rsidR="00902CAC" w:rsidRDefault="00902CAC">
      <w:pPr>
        <w:pStyle w:val="CommentText"/>
      </w:pPr>
      <w:r>
        <w:rPr>
          <w:rStyle w:val="CommentReference"/>
        </w:rPr>
        <w:annotationRef/>
      </w:r>
      <w:r w:rsidR="00682501">
        <w:rPr>
          <w:rFonts w:hint="eastAsia"/>
        </w:rPr>
        <w:t xml:space="preserve">It is an important question. Answering it would require an experiment </w:t>
      </w:r>
      <w:r w:rsidR="00EF28CB">
        <w:rPr>
          <w:rFonts w:hint="eastAsia"/>
        </w:rPr>
        <w:t xml:space="preserve">design </w:t>
      </w:r>
      <w:r w:rsidR="00682501">
        <w:rPr>
          <w:rFonts w:hint="eastAsia"/>
        </w:rPr>
        <w:t>that randomly vary the bonus amount</w:t>
      </w:r>
      <w:r w:rsidR="00123FE2">
        <w:rPr>
          <w:rFonts w:hint="eastAsia"/>
        </w:rPr>
        <w:t>, which we did not implement due to a lack of power</w:t>
      </w:r>
      <w:r w:rsidR="00682501">
        <w:rPr>
          <w:rFonts w:hint="eastAsia"/>
        </w:rPr>
        <w:t xml:space="preserve">. </w:t>
      </w:r>
    </w:p>
  </w:comment>
  <w:comment w:id="140" w:author="Fang, Hanming" w:date="2025-09-01T17:09:00Z" w:initials="HF">
    <w:p w14:paraId="24A7CC6C" w14:textId="77777777" w:rsidR="00910BA1" w:rsidRDefault="00910BA1" w:rsidP="00910BA1">
      <w:r>
        <w:rPr>
          <w:rStyle w:val="CommentReference"/>
        </w:rPr>
        <w:annotationRef/>
      </w:r>
      <w:r>
        <w:rPr>
          <w:color w:val="000000"/>
          <w:sz w:val="20"/>
          <w:szCs w:val="20"/>
        </w:rPr>
        <w:t>Add Iink here?</w:t>
      </w:r>
    </w:p>
  </w:comment>
  <w:comment w:id="141" w:author="jing cai" w:date="2025-09-03T09:52:00Z" w:initials="jc">
    <w:p w14:paraId="73F39E05" w14:textId="77777777" w:rsidR="00981EF0" w:rsidRDefault="00981EF0" w:rsidP="00981EF0">
      <w:r>
        <w:rPr>
          <w:rStyle w:val="CommentReference"/>
        </w:rPr>
        <w:annotationRef/>
      </w:r>
      <w:r>
        <w:rPr>
          <w:color w:val="000000"/>
          <w:sz w:val="20"/>
          <w:szCs w:val="20"/>
        </w:rPr>
        <w:t>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FBB3F9" w15:done="1"/>
  <w15:commentEx w15:paraId="6AE3BC09" w15:paraIdParent="53FBB3F9" w15:done="1"/>
  <w15:commentEx w15:paraId="24A932A8" w15:done="1"/>
  <w15:commentEx w15:paraId="5336AFFF" w15:paraIdParent="24A932A8" w15:done="1"/>
  <w15:commentEx w15:paraId="4D072777" w15:done="1"/>
  <w15:commentEx w15:paraId="0BA01104" w15:paraIdParent="4D072777" w15:done="1"/>
  <w15:commentEx w15:paraId="23EE95E3" w15:done="0"/>
  <w15:commentEx w15:paraId="7DB1120B" w15:done="1"/>
  <w15:commentEx w15:paraId="30CEC7BE" w15:paraIdParent="7DB1120B" w15:done="1"/>
  <w15:commentEx w15:paraId="47289BE3" w15:done="1"/>
  <w15:commentEx w15:paraId="34A0ECC1" w15:paraIdParent="47289BE3" w15:done="1"/>
  <w15:commentEx w15:paraId="3CD31B41" w15:done="1"/>
  <w15:commentEx w15:paraId="0FB76821" w15:paraIdParent="3CD31B41" w15:done="1"/>
  <w15:commentEx w15:paraId="24A7CC6C" w15:done="1"/>
  <w15:commentEx w15:paraId="73F39E05" w15:paraIdParent="24A7CC6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51248A" w16cex:dateUtc="2025-08-20T20:52:00Z">
    <w16cex:extLst>
      <w16:ext w16:uri="{CE6994B0-6A32-4C9F-8C6B-6E91EDA988CE}">
        <cr:reactions xmlns:cr="http://schemas.microsoft.com/office/comments/2020/reactions">
          <cr:reaction reactionType="1">
            <cr:reactionInfo dateUtc="2025-09-03T13:46:19Z">
              <cr:user userId="fab4f32f3855da7f" userProvider="Windows Live" userName="jing cai"/>
            </cr:reactionInfo>
          </cr:reaction>
        </cr:reactions>
      </w16:ext>
    </w16cex:extLst>
  </w16cex:commentExtensible>
  <w16cex:commentExtensible w16cex:durableId="00FDD1E9" w16cex:dateUtc="2025-09-03T13:51:00Z"/>
  <w16cex:commentExtensible w16cex:durableId="62C15C15" w16cex:dateUtc="2025-09-01T21:10:00Z"/>
  <w16cex:commentExtensible w16cex:durableId="5C93FB3F" w16cex:dateUtc="2025-09-03T13:51:00Z"/>
  <w16cex:commentExtensible w16cex:durableId="5D95AF4F" w16cex:dateUtc="2025-09-01T21:14:00Z"/>
  <w16cex:commentExtensible w16cex:durableId="3CFC99F8" w16cex:dateUtc="2025-09-03T13:59:00Z"/>
  <w16cex:commentExtensible w16cex:durableId="60DE950B" w16cex:dateUtc="2025-09-15T09:46:00Z"/>
  <w16cex:commentExtensible w16cex:durableId="78297397" w16cex:dateUtc="2025-09-01T21:17:00Z"/>
  <w16cex:commentExtensible w16cex:durableId="7201BACE" w16cex:dateUtc="2025-09-03T14:14:00Z"/>
  <w16cex:commentExtensible w16cex:durableId="2C5127AB" w16cex:dateUtc="2025-08-20T21:05:00Z"/>
  <w16cex:commentExtensible w16cex:durableId="79AAD09A" w16cex:dateUtc="2025-09-03T14:17:00Z"/>
  <w16cex:commentExtensible w16cex:durableId="2C51274F" w16cex:dateUtc="2025-08-20T21:04:00Z"/>
  <w16cex:commentExtensible w16cex:durableId="6F9493DA" w16cex:dateUtc="2025-09-03T14:20:00Z"/>
  <w16cex:commentExtensible w16cex:durableId="392C6252" w16cex:dateUtc="2025-09-01T21:09:00Z"/>
  <w16cex:commentExtensible w16cex:durableId="25D94B82" w16cex:dateUtc="2025-09-03T1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FBB3F9" w16cid:durableId="2C51248A"/>
  <w16cid:commentId w16cid:paraId="6AE3BC09" w16cid:durableId="00FDD1E9"/>
  <w16cid:commentId w16cid:paraId="24A932A8" w16cid:durableId="62C15C15"/>
  <w16cid:commentId w16cid:paraId="5336AFFF" w16cid:durableId="5C93FB3F"/>
  <w16cid:commentId w16cid:paraId="4D072777" w16cid:durableId="5D95AF4F"/>
  <w16cid:commentId w16cid:paraId="0BA01104" w16cid:durableId="3CFC99F8"/>
  <w16cid:commentId w16cid:paraId="23EE95E3" w16cid:durableId="60DE950B"/>
  <w16cid:commentId w16cid:paraId="7DB1120B" w16cid:durableId="78297397"/>
  <w16cid:commentId w16cid:paraId="30CEC7BE" w16cid:durableId="7201BACE"/>
  <w16cid:commentId w16cid:paraId="47289BE3" w16cid:durableId="2C5127AB"/>
  <w16cid:commentId w16cid:paraId="34A0ECC1" w16cid:durableId="79AAD09A"/>
  <w16cid:commentId w16cid:paraId="3CD31B41" w16cid:durableId="2C51274F"/>
  <w16cid:commentId w16cid:paraId="0FB76821" w16cid:durableId="6F9493DA"/>
  <w16cid:commentId w16cid:paraId="24A7CC6C" w16cid:durableId="392C6252"/>
  <w16cid:commentId w16cid:paraId="73F39E05" w16cid:durableId="25D94B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7DA74" w14:textId="77777777" w:rsidR="009869B4" w:rsidRDefault="009869B4" w:rsidP="00731A29">
      <w:r>
        <w:separator/>
      </w:r>
    </w:p>
  </w:endnote>
  <w:endnote w:type="continuationSeparator" w:id="0">
    <w:p w14:paraId="6BE89B0D" w14:textId="77777777" w:rsidR="009869B4" w:rsidRDefault="009869B4" w:rsidP="00731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D2ACB" w14:textId="77777777" w:rsidR="009869B4" w:rsidRDefault="009869B4" w:rsidP="00731A29">
      <w:r>
        <w:separator/>
      </w:r>
    </w:p>
  </w:footnote>
  <w:footnote w:type="continuationSeparator" w:id="0">
    <w:p w14:paraId="02EFD17A" w14:textId="77777777" w:rsidR="009869B4" w:rsidRDefault="009869B4" w:rsidP="00731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76B6E"/>
    <w:multiLevelType w:val="hybridMultilevel"/>
    <w:tmpl w:val="EA88D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09744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etchen Dykstra">
    <w15:presenceInfo w15:providerId="Windows Live" w15:userId="14d7333b6e9e881f"/>
  </w15:person>
  <w15:person w15:author="Prof. Jian Wang (SME)">
    <w15:presenceInfo w15:providerId="AD" w15:userId="S-1-5-21-1739299922-1276963164-2591315638-4854"/>
  </w15:person>
  <w15:person w15:author="jing cai">
    <w15:presenceInfo w15:providerId="Windows Live" w15:userId="fab4f32f3855da7f"/>
  </w15:person>
  <w15:person w15:author="Fang, Hanming">
    <w15:presenceInfo w15:providerId="AD" w15:userId="S::hfang@upenn.edu::b577ee4a-4c9f-4d91-8283-a29053f3ac67"/>
  </w15:person>
  <w15:person w15:author="Sai Luo">
    <w15:presenceInfo w15:providerId="AD" w15:userId="S::sluo12@umd.edu::b5f30fde-ab78-435d-a3a2-ae73d57706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F32"/>
    <w:rsid w:val="00027AF6"/>
    <w:rsid w:val="00045B06"/>
    <w:rsid w:val="0005213C"/>
    <w:rsid w:val="00075BBF"/>
    <w:rsid w:val="00083EAB"/>
    <w:rsid w:val="000934C5"/>
    <w:rsid w:val="000A37FA"/>
    <w:rsid w:val="000C5DC7"/>
    <w:rsid w:val="000F6705"/>
    <w:rsid w:val="0011626F"/>
    <w:rsid w:val="00123FE2"/>
    <w:rsid w:val="00126234"/>
    <w:rsid w:val="001528CD"/>
    <w:rsid w:val="00155324"/>
    <w:rsid w:val="00171578"/>
    <w:rsid w:val="00177833"/>
    <w:rsid w:val="0019464D"/>
    <w:rsid w:val="001A6593"/>
    <w:rsid w:val="001B44B0"/>
    <w:rsid w:val="001C2B9F"/>
    <w:rsid w:val="001C367F"/>
    <w:rsid w:val="001D6580"/>
    <w:rsid w:val="001E12F5"/>
    <w:rsid w:val="001E32F6"/>
    <w:rsid w:val="002257F8"/>
    <w:rsid w:val="00236085"/>
    <w:rsid w:val="00266200"/>
    <w:rsid w:val="00287040"/>
    <w:rsid w:val="002B377C"/>
    <w:rsid w:val="002E15AC"/>
    <w:rsid w:val="00334745"/>
    <w:rsid w:val="00341C8E"/>
    <w:rsid w:val="00345811"/>
    <w:rsid w:val="00347403"/>
    <w:rsid w:val="00356760"/>
    <w:rsid w:val="00356C08"/>
    <w:rsid w:val="00360C00"/>
    <w:rsid w:val="00363872"/>
    <w:rsid w:val="003A2560"/>
    <w:rsid w:val="003A6767"/>
    <w:rsid w:val="003B7864"/>
    <w:rsid w:val="003C1D05"/>
    <w:rsid w:val="003C3222"/>
    <w:rsid w:val="003C5A61"/>
    <w:rsid w:val="003E4C7B"/>
    <w:rsid w:val="003F30B9"/>
    <w:rsid w:val="00460829"/>
    <w:rsid w:val="00471D2F"/>
    <w:rsid w:val="004E218E"/>
    <w:rsid w:val="004E58AB"/>
    <w:rsid w:val="004F5DBA"/>
    <w:rsid w:val="00523CAB"/>
    <w:rsid w:val="005314F5"/>
    <w:rsid w:val="00545084"/>
    <w:rsid w:val="005479CB"/>
    <w:rsid w:val="00550E79"/>
    <w:rsid w:val="00577966"/>
    <w:rsid w:val="0058466C"/>
    <w:rsid w:val="005903D6"/>
    <w:rsid w:val="005A3D4B"/>
    <w:rsid w:val="006057B4"/>
    <w:rsid w:val="00632C0D"/>
    <w:rsid w:val="00663B49"/>
    <w:rsid w:val="00665A85"/>
    <w:rsid w:val="00680141"/>
    <w:rsid w:val="00682501"/>
    <w:rsid w:val="006B53C6"/>
    <w:rsid w:val="006C1779"/>
    <w:rsid w:val="006D6014"/>
    <w:rsid w:val="006E34D2"/>
    <w:rsid w:val="0071770F"/>
    <w:rsid w:val="00731A29"/>
    <w:rsid w:val="00752F32"/>
    <w:rsid w:val="00782A71"/>
    <w:rsid w:val="007C5FCE"/>
    <w:rsid w:val="007E0275"/>
    <w:rsid w:val="00801153"/>
    <w:rsid w:val="00801ED0"/>
    <w:rsid w:val="00845792"/>
    <w:rsid w:val="008503EE"/>
    <w:rsid w:val="00874ECE"/>
    <w:rsid w:val="008B7BC4"/>
    <w:rsid w:val="008D041B"/>
    <w:rsid w:val="008D4523"/>
    <w:rsid w:val="009015F9"/>
    <w:rsid w:val="00902CAC"/>
    <w:rsid w:val="00910BA1"/>
    <w:rsid w:val="00911E4E"/>
    <w:rsid w:val="00981EF0"/>
    <w:rsid w:val="009869B4"/>
    <w:rsid w:val="009C4ED1"/>
    <w:rsid w:val="009C75B1"/>
    <w:rsid w:val="009F4F5E"/>
    <w:rsid w:val="00A04FB6"/>
    <w:rsid w:val="00A10326"/>
    <w:rsid w:val="00A27517"/>
    <w:rsid w:val="00A30803"/>
    <w:rsid w:val="00A7172B"/>
    <w:rsid w:val="00AE0DF0"/>
    <w:rsid w:val="00B13BDB"/>
    <w:rsid w:val="00B212DC"/>
    <w:rsid w:val="00B34844"/>
    <w:rsid w:val="00B4062F"/>
    <w:rsid w:val="00BA09D0"/>
    <w:rsid w:val="00BB3CB1"/>
    <w:rsid w:val="00BB684D"/>
    <w:rsid w:val="00BF13D9"/>
    <w:rsid w:val="00BF459A"/>
    <w:rsid w:val="00C16031"/>
    <w:rsid w:val="00C32BAE"/>
    <w:rsid w:val="00C54E99"/>
    <w:rsid w:val="00C6141C"/>
    <w:rsid w:val="00C85D51"/>
    <w:rsid w:val="00C976F6"/>
    <w:rsid w:val="00CD2FEB"/>
    <w:rsid w:val="00CE7846"/>
    <w:rsid w:val="00CF4AA8"/>
    <w:rsid w:val="00D041D8"/>
    <w:rsid w:val="00D17968"/>
    <w:rsid w:val="00D405F2"/>
    <w:rsid w:val="00D52538"/>
    <w:rsid w:val="00D54FB0"/>
    <w:rsid w:val="00DB5DC7"/>
    <w:rsid w:val="00DF2AC6"/>
    <w:rsid w:val="00E0310C"/>
    <w:rsid w:val="00E56B60"/>
    <w:rsid w:val="00E64C0E"/>
    <w:rsid w:val="00E956F5"/>
    <w:rsid w:val="00ED011E"/>
    <w:rsid w:val="00EE3077"/>
    <w:rsid w:val="00EF28CB"/>
    <w:rsid w:val="00F11B88"/>
    <w:rsid w:val="00F21FE0"/>
    <w:rsid w:val="00F23C0F"/>
    <w:rsid w:val="00F4187D"/>
    <w:rsid w:val="00F565E1"/>
    <w:rsid w:val="00F67C46"/>
    <w:rsid w:val="00F71CB6"/>
    <w:rsid w:val="00F81696"/>
    <w:rsid w:val="00F91D8D"/>
    <w:rsid w:val="00FF48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763B4"/>
  <w15:chartTrackingRefBased/>
  <w15:docId w15:val="{D5413E2F-FA68-2149-9691-DE391FF5E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731A29"/>
    <w:rPr>
      <w:sz w:val="20"/>
      <w:szCs w:val="20"/>
    </w:rPr>
  </w:style>
  <w:style w:type="character" w:customStyle="1" w:styleId="FootnoteTextChar">
    <w:name w:val="Footnote Text Char"/>
    <w:basedOn w:val="DefaultParagraphFont"/>
    <w:link w:val="FootnoteText"/>
    <w:uiPriority w:val="99"/>
    <w:rsid w:val="00731A29"/>
    <w:rPr>
      <w:sz w:val="20"/>
      <w:szCs w:val="20"/>
    </w:rPr>
  </w:style>
  <w:style w:type="character" w:styleId="FootnoteReference">
    <w:name w:val="footnote reference"/>
    <w:basedOn w:val="DefaultParagraphFont"/>
    <w:uiPriority w:val="99"/>
    <w:semiHidden/>
    <w:unhideWhenUsed/>
    <w:rsid w:val="00731A29"/>
    <w:rPr>
      <w:vertAlign w:val="superscript"/>
    </w:rPr>
  </w:style>
  <w:style w:type="paragraph" w:styleId="ListParagraph">
    <w:name w:val="List Paragraph"/>
    <w:basedOn w:val="Normal"/>
    <w:uiPriority w:val="34"/>
    <w:qFormat/>
    <w:rsid w:val="00AE0DF0"/>
    <w:pPr>
      <w:ind w:left="720"/>
      <w:contextualSpacing/>
    </w:pPr>
  </w:style>
  <w:style w:type="paragraph" w:styleId="Revision">
    <w:name w:val="Revision"/>
    <w:hidden/>
    <w:uiPriority w:val="99"/>
    <w:semiHidden/>
    <w:rsid w:val="00126234"/>
  </w:style>
  <w:style w:type="character" w:styleId="FollowedHyperlink">
    <w:name w:val="FollowedHyperlink"/>
    <w:basedOn w:val="DefaultParagraphFont"/>
    <w:uiPriority w:val="99"/>
    <w:semiHidden/>
    <w:unhideWhenUsed/>
    <w:rsid w:val="001A6593"/>
    <w:rPr>
      <w:color w:val="954F72" w:themeColor="followedHyperlink"/>
      <w:u w:val="single"/>
    </w:rPr>
  </w:style>
  <w:style w:type="character" w:styleId="CommentReference">
    <w:name w:val="annotation reference"/>
    <w:basedOn w:val="DefaultParagraphFont"/>
    <w:uiPriority w:val="99"/>
    <w:semiHidden/>
    <w:unhideWhenUsed/>
    <w:rsid w:val="00D17968"/>
    <w:rPr>
      <w:sz w:val="16"/>
      <w:szCs w:val="16"/>
    </w:rPr>
  </w:style>
  <w:style w:type="paragraph" w:styleId="CommentText">
    <w:name w:val="annotation text"/>
    <w:basedOn w:val="Normal"/>
    <w:link w:val="CommentTextChar"/>
    <w:uiPriority w:val="99"/>
    <w:semiHidden/>
    <w:unhideWhenUsed/>
    <w:rsid w:val="00D17968"/>
    <w:rPr>
      <w:sz w:val="20"/>
      <w:szCs w:val="20"/>
    </w:rPr>
  </w:style>
  <w:style w:type="character" w:customStyle="1" w:styleId="CommentTextChar">
    <w:name w:val="Comment Text Char"/>
    <w:basedOn w:val="DefaultParagraphFont"/>
    <w:link w:val="CommentText"/>
    <w:uiPriority w:val="99"/>
    <w:semiHidden/>
    <w:rsid w:val="00D17968"/>
    <w:rPr>
      <w:sz w:val="20"/>
      <w:szCs w:val="20"/>
    </w:rPr>
  </w:style>
  <w:style w:type="paragraph" w:styleId="CommentSubject">
    <w:name w:val="annotation subject"/>
    <w:basedOn w:val="CommentText"/>
    <w:next w:val="CommentText"/>
    <w:link w:val="CommentSubjectChar"/>
    <w:uiPriority w:val="99"/>
    <w:semiHidden/>
    <w:unhideWhenUsed/>
    <w:rsid w:val="00D17968"/>
    <w:rPr>
      <w:b/>
      <w:bCs/>
    </w:rPr>
  </w:style>
  <w:style w:type="character" w:customStyle="1" w:styleId="CommentSubjectChar">
    <w:name w:val="Comment Subject Char"/>
    <w:basedOn w:val="CommentTextChar"/>
    <w:link w:val="CommentSubject"/>
    <w:uiPriority w:val="99"/>
    <w:semiHidden/>
    <w:rsid w:val="00D17968"/>
    <w:rPr>
      <w:b/>
      <w:bCs/>
      <w:sz w:val="20"/>
      <w:szCs w:val="20"/>
    </w:rPr>
  </w:style>
  <w:style w:type="character" w:styleId="Hyperlink">
    <w:name w:val="Hyperlink"/>
    <w:basedOn w:val="DefaultParagraphFont"/>
    <w:uiPriority w:val="99"/>
    <w:unhideWhenUsed/>
    <w:rsid w:val="00F23C0F"/>
    <w:rPr>
      <w:color w:val="0563C1" w:themeColor="hyperlink"/>
      <w:u w:val="single"/>
    </w:rPr>
  </w:style>
  <w:style w:type="character" w:styleId="UnresolvedMention">
    <w:name w:val="Unresolved Mention"/>
    <w:basedOn w:val="DefaultParagraphFont"/>
    <w:uiPriority w:val="99"/>
    <w:semiHidden/>
    <w:unhideWhenUsed/>
    <w:rsid w:val="00F23C0F"/>
    <w:rPr>
      <w:color w:val="605E5C"/>
      <w:shd w:val="clear" w:color="auto" w:fill="E1DFDD"/>
    </w:rPr>
  </w:style>
  <w:style w:type="paragraph" w:styleId="Bibliography">
    <w:name w:val="Bibliography"/>
    <w:basedOn w:val="Normal"/>
    <w:next w:val="Normal"/>
    <w:uiPriority w:val="37"/>
    <w:unhideWhenUsed/>
    <w:rsid w:val="003A6767"/>
    <w:pPr>
      <w:ind w:left="36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756162">
      <w:bodyDiv w:val="1"/>
      <w:marLeft w:val="0"/>
      <w:marRight w:val="0"/>
      <w:marTop w:val="0"/>
      <w:marBottom w:val="0"/>
      <w:divBdr>
        <w:top w:val="none" w:sz="0" w:space="0" w:color="auto"/>
        <w:left w:val="none" w:sz="0" w:space="0" w:color="auto"/>
        <w:bottom w:val="none" w:sz="0" w:space="0" w:color="auto"/>
        <w:right w:val="none" w:sz="0" w:space="0" w:color="auto"/>
      </w:divBdr>
    </w:div>
    <w:div w:id="904223386">
      <w:bodyDiv w:val="1"/>
      <w:marLeft w:val="0"/>
      <w:marRight w:val="0"/>
      <w:marTop w:val="0"/>
      <w:marBottom w:val="0"/>
      <w:divBdr>
        <w:top w:val="none" w:sz="0" w:space="0" w:color="auto"/>
        <w:left w:val="none" w:sz="0" w:space="0" w:color="auto"/>
        <w:bottom w:val="none" w:sz="0" w:space="0" w:color="auto"/>
        <w:right w:val="none" w:sz="0" w:space="0" w:color="auto"/>
      </w:divBdr>
    </w:div>
    <w:div w:id="929511940">
      <w:bodyDiv w:val="1"/>
      <w:marLeft w:val="0"/>
      <w:marRight w:val="0"/>
      <w:marTop w:val="0"/>
      <w:marBottom w:val="0"/>
      <w:divBdr>
        <w:top w:val="none" w:sz="0" w:space="0" w:color="auto"/>
        <w:left w:val="none" w:sz="0" w:space="0" w:color="auto"/>
        <w:bottom w:val="none" w:sz="0" w:space="0" w:color="auto"/>
        <w:right w:val="none" w:sz="0" w:space="0" w:color="auto"/>
      </w:divBdr>
    </w:div>
    <w:div w:id="1244409629">
      <w:bodyDiv w:val="1"/>
      <w:marLeft w:val="0"/>
      <w:marRight w:val="0"/>
      <w:marTop w:val="0"/>
      <w:marBottom w:val="0"/>
      <w:divBdr>
        <w:top w:val="none" w:sz="0" w:space="0" w:color="auto"/>
        <w:left w:val="none" w:sz="0" w:space="0" w:color="auto"/>
        <w:bottom w:val="none" w:sz="0" w:space="0" w:color="auto"/>
        <w:right w:val="none" w:sz="0" w:space="0" w:color="auto"/>
      </w:divBdr>
    </w:div>
    <w:div w:id="1360281223">
      <w:bodyDiv w:val="1"/>
      <w:marLeft w:val="0"/>
      <w:marRight w:val="0"/>
      <w:marTop w:val="0"/>
      <w:marBottom w:val="0"/>
      <w:divBdr>
        <w:top w:val="none" w:sz="0" w:space="0" w:color="auto"/>
        <w:left w:val="none" w:sz="0" w:space="0" w:color="auto"/>
        <w:bottom w:val="none" w:sz="0" w:space="0" w:color="auto"/>
        <w:right w:val="none" w:sz="0" w:space="0" w:color="auto"/>
      </w:divBdr>
    </w:div>
    <w:div w:id="1372532375">
      <w:bodyDiv w:val="1"/>
      <w:marLeft w:val="0"/>
      <w:marRight w:val="0"/>
      <w:marTop w:val="0"/>
      <w:marBottom w:val="0"/>
      <w:divBdr>
        <w:top w:val="none" w:sz="0" w:space="0" w:color="auto"/>
        <w:left w:val="none" w:sz="0" w:space="0" w:color="auto"/>
        <w:bottom w:val="none" w:sz="0" w:space="0" w:color="auto"/>
        <w:right w:val="none" w:sz="0" w:space="0" w:color="auto"/>
      </w:divBdr>
    </w:div>
    <w:div w:id="1962951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855D8-1AA4-8048-9A10-1DF5CD7E7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1567</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Luo</dc:creator>
  <cp:keywords/>
  <dc:description/>
  <cp:lastModifiedBy>Gretchen Dykstra</cp:lastModifiedBy>
  <cp:revision>22</cp:revision>
  <dcterms:created xsi:type="dcterms:W3CDTF">2025-09-05T15:42:00Z</dcterms:created>
  <dcterms:modified xsi:type="dcterms:W3CDTF">2025-09-15T09:52:00Z</dcterms:modified>
</cp:coreProperties>
</file>