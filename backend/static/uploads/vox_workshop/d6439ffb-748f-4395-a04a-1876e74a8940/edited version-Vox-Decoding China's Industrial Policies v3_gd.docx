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79E360" w14:textId="63A902B3" w:rsidR="001E5089" w:rsidRPr="005346B5" w:rsidRDefault="001E5089" w:rsidP="00256526">
      <w:pPr>
        <w:spacing w:before="100" w:beforeAutospacing="1" w:after="100" w:afterAutospacing="1" w:line="240" w:lineRule="auto"/>
        <w:jc w:val="center"/>
        <w:outlineLvl w:val="0"/>
        <w:rPr>
          <w:rFonts w:ascii="Times New Roman" w:eastAsia="Times New Roman" w:hAnsi="Times New Roman" w:cs="Times New Roman"/>
          <w:kern w:val="36"/>
          <w:sz w:val="32"/>
          <w:szCs w:val="32"/>
        </w:rPr>
      </w:pPr>
      <w:r w:rsidRPr="005346B5">
        <w:rPr>
          <w:rFonts w:ascii="Times New Roman" w:eastAsia="Times New Roman" w:hAnsi="Times New Roman" w:cs="Times New Roman"/>
          <w:kern w:val="36"/>
          <w:sz w:val="32"/>
          <w:szCs w:val="32"/>
        </w:rPr>
        <w:t>Decoding China’s Industrial Policies</w:t>
      </w:r>
    </w:p>
    <w:p w14:paraId="6E9D6B76" w14:textId="3417D728" w:rsidR="005346B5" w:rsidRPr="005346B5" w:rsidRDefault="001E5089" w:rsidP="00256526">
      <w:pPr>
        <w:spacing w:before="100" w:beforeAutospacing="1" w:after="100" w:afterAutospacing="1" w:line="240" w:lineRule="auto"/>
        <w:jc w:val="center"/>
        <w:rPr>
          <w:rFonts w:ascii="Times New Roman" w:eastAsia="Times New Roman" w:hAnsi="Times New Roman" w:cs="Times New Roman"/>
          <w:sz w:val="24"/>
          <w:szCs w:val="24"/>
        </w:rPr>
      </w:pPr>
      <w:r w:rsidRPr="005346B5">
        <w:rPr>
          <w:rFonts w:ascii="Times New Roman" w:eastAsia="Times New Roman" w:hAnsi="Times New Roman" w:cs="Times New Roman"/>
          <w:sz w:val="24"/>
          <w:szCs w:val="24"/>
        </w:rPr>
        <w:t>Hanming Fang, Ming Li, and Guangli Lu</w:t>
      </w:r>
    </w:p>
    <w:p w14:paraId="68122DF1" w14:textId="09C1D54C" w:rsidR="005346B5" w:rsidRPr="005346B5" w:rsidRDefault="001E5089" w:rsidP="001E5089">
      <w:pPr>
        <w:spacing w:before="100" w:beforeAutospacing="1" w:after="100" w:afterAutospacing="1" w:line="240" w:lineRule="auto"/>
        <w:rPr>
          <w:rFonts w:ascii="Times New Roman" w:eastAsia="Times New Roman" w:hAnsi="Times New Roman" w:cs="Times New Roman"/>
          <w:i/>
          <w:iCs/>
          <w:sz w:val="24"/>
          <w:szCs w:val="24"/>
        </w:rPr>
      </w:pPr>
      <w:r w:rsidRPr="005346B5">
        <w:rPr>
          <w:rFonts w:ascii="Times New Roman" w:eastAsia="Times New Roman" w:hAnsi="Times New Roman" w:cs="Times New Roman"/>
          <w:i/>
          <w:iCs/>
          <w:sz w:val="24"/>
          <w:szCs w:val="24"/>
        </w:rPr>
        <w:t xml:space="preserve">Industrial policy is often discussed through high-level narratives and flagship initiatives, yet its implementation—particularly at the subnational level—remains opaque. </w:t>
      </w:r>
      <w:r w:rsidR="00C4319C" w:rsidRPr="00C4319C">
        <w:rPr>
          <w:rFonts w:ascii="Times New Roman" w:eastAsia="Times New Roman" w:hAnsi="Times New Roman" w:cs="Times New Roman"/>
          <w:i/>
          <w:iCs/>
          <w:sz w:val="24"/>
          <w:szCs w:val="24"/>
        </w:rPr>
        <w:t xml:space="preserve">We leverage large language models (LLMs) to systematically analyze over </w:t>
      </w:r>
      <w:del w:id="0" w:author="Gretchen Dykstra" w:date="2025-06-29T05:59:00Z">
        <w:r w:rsidR="00C4319C" w:rsidRPr="00C4319C" w:rsidDel="00CA6FD3">
          <w:rPr>
            <w:rFonts w:ascii="Times New Roman" w:eastAsia="Times New Roman" w:hAnsi="Times New Roman" w:cs="Times New Roman"/>
            <w:i/>
            <w:iCs/>
            <w:sz w:val="24"/>
            <w:szCs w:val="24"/>
          </w:rPr>
          <w:delText xml:space="preserve">3 </w:delText>
        </w:r>
      </w:del>
      <w:ins w:id="1" w:author="Gretchen Dykstra" w:date="2025-06-29T05:59:00Z">
        <w:r w:rsidR="00CA6FD3">
          <w:rPr>
            <w:rFonts w:ascii="Times New Roman" w:eastAsia="Times New Roman" w:hAnsi="Times New Roman" w:cs="Times New Roman"/>
            <w:i/>
            <w:iCs/>
            <w:sz w:val="24"/>
            <w:szCs w:val="24"/>
          </w:rPr>
          <w:t>thr</w:t>
        </w:r>
      </w:ins>
      <w:ins w:id="2" w:author="Gretchen Dykstra" w:date="2025-06-29T06:00:00Z">
        <w:r w:rsidR="00CA6FD3">
          <w:rPr>
            <w:rFonts w:ascii="Times New Roman" w:eastAsia="Times New Roman" w:hAnsi="Times New Roman" w:cs="Times New Roman"/>
            <w:i/>
            <w:iCs/>
            <w:sz w:val="24"/>
            <w:szCs w:val="24"/>
          </w:rPr>
          <w:t>ee</w:t>
        </w:r>
      </w:ins>
      <w:ins w:id="3" w:author="Gretchen Dykstra" w:date="2025-06-29T05:59:00Z">
        <w:r w:rsidR="00CA6FD3" w:rsidRPr="00C4319C">
          <w:rPr>
            <w:rFonts w:ascii="Times New Roman" w:eastAsia="Times New Roman" w:hAnsi="Times New Roman" w:cs="Times New Roman"/>
            <w:i/>
            <w:iCs/>
            <w:sz w:val="24"/>
            <w:szCs w:val="24"/>
          </w:rPr>
          <w:t xml:space="preserve"> </w:t>
        </w:r>
      </w:ins>
      <w:r w:rsidR="00C4319C" w:rsidRPr="00C4319C">
        <w:rPr>
          <w:rFonts w:ascii="Times New Roman" w:eastAsia="Times New Roman" w:hAnsi="Times New Roman" w:cs="Times New Roman"/>
          <w:i/>
          <w:iCs/>
          <w:sz w:val="24"/>
          <w:szCs w:val="24"/>
        </w:rPr>
        <w:t>million government documents from 2000 to 2022</w:t>
      </w:r>
      <w:r w:rsidR="00C4319C">
        <w:rPr>
          <w:rFonts w:ascii="Times New Roman" w:hAnsi="Times New Roman" w:cs="Times New Roman" w:hint="eastAsia"/>
          <w:i/>
          <w:iCs/>
          <w:sz w:val="24"/>
          <w:szCs w:val="24"/>
        </w:rPr>
        <w:t xml:space="preserve">, </w:t>
      </w:r>
      <w:r w:rsidR="00C4319C" w:rsidRPr="00C4319C">
        <w:rPr>
          <w:rFonts w:ascii="Times New Roman" w:eastAsia="Times New Roman" w:hAnsi="Times New Roman" w:cs="Times New Roman"/>
          <w:i/>
          <w:iCs/>
          <w:sz w:val="24"/>
          <w:szCs w:val="24"/>
        </w:rPr>
        <w:t>extract</w:t>
      </w:r>
      <w:r w:rsidR="00C4319C">
        <w:rPr>
          <w:rFonts w:ascii="Times New Roman" w:hAnsi="Times New Roman" w:cs="Times New Roman" w:hint="eastAsia"/>
          <w:i/>
          <w:iCs/>
          <w:sz w:val="24"/>
          <w:szCs w:val="24"/>
        </w:rPr>
        <w:t>ing</w:t>
      </w:r>
      <w:r w:rsidR="00C4319C" w:rsidRPr="00C4319C">
        <w:rPr>
          <w:rFonts w:ascii="Times New Roman" w:eastAsia="Times New Roman" w:hAnsi="Times New Roman" w:cs="Times New Roman"/>
          <w:i/>
          <w:iCs/>
          <w:sz w:val="24"/>
          <w:szCs w:val="24"/>
        </w:rPr>
        <w:t xml:space="preserve"> structured policy information to decode China’s industrial policy at various levels of government</w:t>
      </w:r>
      <w:del w:id="4" w:author="Gretchen Dykstra" w:date="2025-06-29T05:59:00Z">
        <w:r w:rsidR="00C4319C" w:rsidRPr="00C4319C" w:rsidDel="00CA6FD3">
          <w:rPr>
            <w:rFonts w:ascii="Times New Roman" w:eastAsia="Times New Roman" w:hAnsi="Times New Roman" w:cs="Times New Roman"/>
            <w:i/>
            <w:iCs/>
            <w:sz w:val="24"/>
            <w:szCs w:val="24"/>
          </w:rPr>
          <w:delText>s</w:delText>
        </w:r>
      </w:del>
      <w:r w:rsidR="00C4319C" w:rsidRPr="00C4319C">
        <w:rPr>
          <w:rFonts w:ascii="Times New Roman" w:eastAsia="Times New Roman" w:hAnsi="Times New Roman" w:cs="Times New Roman"/>
          <w:i/>
          <w:iCs/>
          <w:sz w:val="24"/>
          <w:szCs w:val="24"/>
        </w:rPr>
        <w:t>.</w:t>
      </w:r>
      <w:r w:rsidR="00C4319C">
        <w:rPr>
          <w:rFonts w:ascii="Times New Roman" w:hAnsi="Times New Roman" w:cs="Times New Roman" w:hint="eastAsia"/>
          <w:i/>
          <w:iCs/>
          <w:sz w:val="24"/>
          <w:szCs w:val="24"/>
        </w:rPr>
        <w:t xml:space="preserve"> </w:t>
      </w:r>
      <w:r w:rsidRPr="005346B5">
        <w:rPr>
          <w:rFonts w:ascii="Times New Roman" w:eastAsia="Times New Roman" w:hAnsi="Times New Roman" w:cs="Times New Roman"/>
          <w:i/>
          <w:iCs/>
          <w:sz w:val="24"/>
          <w:szCs w:val="24"/>
        </w:rPr>
        <w:t>Combining these newly constructed</w:t>
      </w:r>
      <w:r w:rsidR="00E63A1D">
        <w:rPr>
          <w:rFonts w:ascii="Times New Roman" w:eastAsia="Times New Roman" w:hAnsi="Times New Roman" w:cs="Times New Roman"/>
          <w:i/>
          <w:iCs/>
          <w:sz w:val="24"/>
          <w:szCs w:val="24"/>
        </w:rPr>
        <w:t xml:space="preserve"> granular</w:t>
      </w:r>
      <w:r w:rsidRPr="005346B5">
        <w:rPr>
          <w:rFonts w:ascii="Times New Roman" w:eastAsia="Times New Roman" w:hAnsi="Times New Roman" w:cs="Times New Roman"/>
          <w:i/>
          <w:iCs/>
          <w:sz w:val="24"/>
          <w:szCs w:val="24"/>
        </w:rPr>
        <w:t xml:space="preserve"> industrial policy data with micro-level firm data, we document four sets of facts on</w:t>
      </w:r>
      <w:r w:rsidR="00E63A1D">
        <w:rPr>
          <w:rFonts w:ascii="Times New Roman" w:eastAsia="Times New Roman" w:hAnsi="Times New Roman" w:cs="Times New Roman"/>
          <w:i/>
          <w:iCs/>
          <w:sz w:val="24"/>
          <w:szCs w:val="24"/>
        </w:rPr>
        <w:t xml:space="preserve"> China’s </w:t>
      </w:r>
      <w:r w:rsidR="00E63A1D" w:rsidRPr="005346B5">
        <w:rPr>
          <w:rFonts w:ascii="Times New Roman" w:eastAsia="Times New Roman" w:hAnsi="Times New Roman" w:cs="Times New Roman"/>
          <w:i/>
          <w:iCs/>
          <w:sz w:val="24"/>
          <w:szCs w:val="24"/>
        </w:rPr>
        <w:t>industrial policies</w:t>
      </w:r>
      <w:r w:rsidR="00E63A1D">
        <w:rPr>
          <w:rFonts w:ascii="Times New Roman" w:eastAsia="Times New Roman" w:hAnsi="Times New Roman" w:cs="Times New Roman"/>
          <w:i/>
          <w:iCs/>
          <w:sz w:val="24"/>
          <w:szCs w:val="24"/>
        </w:rPr>
        <w:t xml:space="preserve">, including </w:t>
      </w:r>
      <w:r w:rsidRPr="005346B5">
        <w:rPr>
          <w:rFonts w:ascii="Times New Roman" w:eastAsia="Times New Roman" w:hAnsi="Times New Roman" w:cs="Times New Roman"/>
          <w:i/>
          <w:iCs/>
          <w:sz w:val="24"/>
          <w:szCs w:val="24"/>
        </w:rPr>
        <w:t xml:space="preserve">the </w:t>
      </w:r>
      <w:r w:rsidR="00E63A1D">
        <w:rPr>
          <w:rFonts w:ascii="Times New Roman" w:eastAsia="Times New Roman" w:hAnsi="Times New Roman" w:cs="Times New Roman"/>
          <w:i/>
          <w:iCs/>
          <w:sz w:val="24"/>
          <w:szCs w:val="24"/>
        </w:rPr>
        <w:t xml:space="preserve">economic and political rationality of the choice of the target sectors, the dynamics of the policy tools, the diffusion and similarity of policies, </w:t>
      </w:r>
      <w:r w:rsidRPr="005346B5">
        <w:rPr>
          <w:rFonts w:ascii="Times New Roman" w:eastAsia="Times New Roman" w:hAnsi="Times New Roman" w:cs="Times New Roman"/>
          <w:i/>
          <w:iCs/>
          <w:sz w:val="24"/>
          <w:szCs w:val="24"/>
        </w:rPr>
        <w:t xml:space="preserve">and </w:t>
      </w:r>
      <w:r w:rsidR="00E63A1D">
        <w:rPr>
          <w:rFonts w:ascii="Times New Roman" w:eastAsia="Times New Roman" w:hAnsi="Times New Roman" w:cs="Times New Roman"/>
          <w:i/>
          <w:iCs/>
          <w:sz w:val="24"/>
          <w:szCs w:val="24"/>
        </w:rPr>
        <w:t xml:space="preserve">the </w:t>
      </w:r>
      <w:r w:rsidRPr="005346B5">
        <w:rPr>
          <w:rFonts w:ascii="Times New Roman" w:eastAsia="Times New Roman" w:hAnsi="Times New Roman" w:cs="Times New Roman"/>
          <w:i/>
          <w:iCs/>
          <w:sz w:val="24"/>
          <w:szCs w:val="24"/>
        </w:rPr>
        <w:t>effect</w:t>
      </w:r>
      <w:r w:rsidR="00E63A1D">
        <w:rPr>
          <w:rFonts w:ascii="Times New Roman" w:eastAsia="Times New Roman" w:hAnsi="Times New Roman" w:cs="Times New Roman"/>
          <w:i/>
          <w:iCs/>
          <w:sz w:val="24"/>
          <w:szCs w:val="24"/>
        </w:rPr>
        <w:t>s on firm entry and productivity</w:t>
      </w:r>
      <w:r w:rsidRPr="005346B5">
        <w:rPr>
          <w:rFonts w:ascii="Times New Roman" w:eastAsia="Times New Roman" w:hAnsi="Times New Roman" w:cs="Times New Roman"/>
          <w:i/>
          <w:iCs/>
          <w:sz w:val="24"/>
          <w:szCs w:val="24"/>
        </w:rPr>
        <w:t>.</w:t>
      </w:r>
    </w:p>
    <w:p w14:paraId="7D32E70E" w14:textId="6FD1B7BE" w:rsidR="00046389" w:rsidRPr="005346B5" w:rsidRDefault="00FF72C5" w:rsidP="00FF72C5">
      <w:pPr>
        <w:rPr>
          <w:rFonts w:ascii="Times New Roman" w:hAnsi="Times New Roman" w:cs="Times New Roman"/>
          <w:sz w:val="24"/>
          <w:szCs w:val="24"/>
        </w:rPr>
      </w:pPr>
      <w:r w:rsidRPr="005346B5">
        <w:rPr>
          <w:rFonts w:ascii="Times New Roman" w:hAnsi="Times New Roman" w:cs="Times New Roman"/>
          <w:sz w:val="24"/>
          <w:szCs w:val="24"/>
        </w:rPr>
        <w:t>Industrial policy is experiencing a powerful resurgence around the world</w:t>
      </w:r>
      <w:r w:rsidR="0043064C" w:rsidRPr="005346B5">
        <w:rPr>
          <w:rFonts w:ascii="Times New Roman" w:hAnsi="Times New Roman" w:cs="Times New Roman"/>
          <w:sz w:val="24"/>
          <w:szCs w:val="24"/>
        </w:rPr>
        <w:t xml:space="preserve">, alongside </w:t>
      </w:r>
      <w:r w:rsidRPr="005346B5">
        <w:rPr>
          <w:rFonts w:ascii="Times New Roman" w:hAnsi="Times New Roman" w:cs="Times New Roman"/>
          <w:sz w:val="24"/>
          <w:szCs w:val="24"/>
        </w:rPr>
        <w:t xml:space="preserve">a revitalized academic interest. </w:t>
      </w:r>
      <w:r w:rsidR="006F33D5" w:rsidRPr="005346B5">
        <w:rPr>
          <w:rFonts w:ascii="Times New Roman" w:hAnsi="Times New Roman" w:cs="Times New Roman"/>
          <w:sz w:val="24"/>
          <w:szCs w:val="24"/>
        </w:rPr>
        <w:t>Echoing Rodrik (2009), the question is no</w:t>
      </w:r>
      <w:r w:rsidR="006F33D5">
        <w:rPr>
          <w:rFonts w:ascii="Times New Roman" w:hAnsi="Times New Roman" w:cs="Times New Roman"/>
          <w:sz w:val="24"/>
          <w:szCs w:val="24"/>
        </w:rPr>
        <w:t xml:space="preserve">t </w:t>
      </w:r>
      <w:r w:rsidR="006F33D5" w:rsidRPr="005346B5">
        <w:rPr>
          <w:rFonts w:ascii="Times New Roman" w:hAnsi="Times New Roman" w:cs="Times New Roman"/>
          <w:sz w:val="24"/>
          <w:szCs w:val="24"/>
        </w:rPr>
        <w:t>whether industrial policy should exist, but how it should be practiced</w:t>
      </w:r>
      <w:r w:rsidRPr="005346B5">
        <w:rPr>
          <w:rFonts w:ascii="Times New Roman" w:hAnsi="Times New Roman" w:cs="Times New Roman"/>
          <w:sz w:val="24"/>
          <w:szCs w:val="24"/>
        </w:rPr>
        <w:t xml:space="preserve">: What sectors are targeted? Which tool(s) are used for which industry and in what phase of the </w:t>
      </w:r>
      <w:del w:id="5" w:author="Gretchen Dykstra" w:date="2025-06-29T06:15:00Z">
        <w:r w:rsidRPr="005346B5" w:rsidDel="003A6E49">
          <w:rPr>
            <w:rFonts w:ascii="Times New Roman" w:hAnsi="Times New Roman" w:cs="Times New Roman"/>
            <w:sz w:val="24"/>
            <w:szCs w:val="24"/>
          </w:rPr>
          <w:delText xml:space="preserve">industry's </w:delText>
        </w:r>
      </w:del>
      <w:ins w:id="6" w:author="Gretchen Dykstra" w:date="2025-06-29T06:15:00Z">
        <w:r w:rsidR="003A6E49" w:rsidRPr="005346B5">
          <w:rPr>
            <w:rFonts w:ascii="Times New Roman" w:hAnsi="Times New Roman" w:cs="Times New Roman"/>
            <w:sz w:val="24"/>
            <w:szCs w:val="24"/>
          </w:rPr>
          <w:t>industry</w:t>
        </w:r>
        <w:r w:rsidR="003A6E49">
          <w:rPr>
            <w:rFonts w:ascii="Times New Roman" w:hAnsi="Times New Roman" w:cs="Times New Roman"/>
            <w:sz w:val="24"/>
            <w:szCs w:val="24"/>
          </w:rPr>
          <w:t>’</w:t>
        </w:r>
        <w:r w:rsidR="003A6E49" w:rsidRPr="005346B5">
          <w:rPr>
            <w:rFonts w:ascii="Times New Roman" w:hAnsi="Times New Roman" w:cs="Times New Roman"/>
            <w:sz w:val="24"/>
            <w:szCs w:val="24"/>
          </w:rPr>
          <w:t xml:space="preserve">s </w:t>
        </w:r>
      </w:ins>
      <w:r w:rsidRPr="005346B5">
        <w:rPr>
          <w:rFonts w:ascii="Times New Roman" w:hAnsi="Times New Roman" w:cs="Times New Roman"/>
          <w:sz w:val="24"/>
          <w:szCs w:val="24"/>
        </w:rPr>
        <w:t xml:space="preserve">development? How do governments experiment with and learn about the choice of sectors and policy tools? How do governments strike a delicate balance to boost entry and improve productivity while preventing excessive entries and potential overcapacity? What is the role of political incentives in shaping policy choices and outcomes? </w:t>
      </w:r>
    </w:p>
    <w:p w14:paraId="25280154" w14:textId="47D3213F" w:rsidR="005346B5" w:rsidRPr="005346B5" w:rsidRDefault="00046389" w:rsidP="00FF72C5">
      <w:pPr>
        <w:rPr>
          <w:rFonts w:ascii="Times New Roman" w:hAnsi="Times New Roman" w:cs="Times New Roman"/>
          <w:sz w:val="24"/>
          <w:szCs w:val="24"/>
        </w:rPr>
      </w:pPr>
      <w:r w:rsidRPr="005346B5">
        <w:rPr>
          <w:rFonts w:ascii="Times New Roman" w:hAnsi="Times New Roman" w:cs="Times New Roman"/>
          <w:sz w:val="24"/>
          <w:szCs w:val="24"/>
        </w:rPr>
        <w:t>Yet empirical work remains constrained by a lack of systematic, large-scale</w:t>
      </w:r>
      <w:r w:rsidR="003F4CAC">
        <w:rPr>
          <w:rFonts w:ascii="Times New Roman" w:hAnsi="Times New Roman" w:cs="Times New Roman"/>
          <w:sz w:val="24"/>
          <w:szCs w:val="24"/>
        </w:rPr>
        <w:t>, and granular</w:t>
      </w:r>
      <w:r w:rsidRPr="005346B5">
        <w:rPr>
          <w:rFonts w:ascii="Times New Roman" w:hAnsi="Times New Roman" w:cs="Times New Roman"/>
          <w:sz w:val="24"/>
          <w:szCs w:val="24"/>
        </w:rPr>
        <w:t xml:space="preserve"> data. </w:t>
      </w:r>
      <w:r w:rsidR="005346B5" w:rsidRPr="005346B5">
        <w:rPr>
          <w:rFonts w:ascii="Times New Roman" w:hAnsi="Times New Roman" w:cs="Times New Roman"/>
          <w:sz w:val="24"/>
          <w:szCs w:val="24"/>
        </w:rPr>
        <w:t>In our recent paper (Fang</w:t>
      </w:r>
      <w:del w:id="7" w:author="Gretchen Dykstra" w:date="2025-06-29T06:15:00Z">
        <w:r w:rsidR="005346B5" w:rsidRPr="005346B5" w:rsidDel="003A6E49">
          <w:rPr>
            <w:rFonts w:ascii="Times New Roman" w:hAnsi="Times New Roman" w:cs="Times New Roman"/>
            <w:sz w:val="24"/>
            <w:szCs w:val="24"/>
          </w:rPr>
          <w:delText>, Li, and Lu</w:delText>
        </w:r>
      </w:del>
      <w:ins w:id="8" w:author="Gretchen Dykstra" w:date="2025-06-29T06:15:00Z">
        <w:r w:rsidR="003A6E49">
          <w:rPr>
            <w:rFonts w:ascii="Times New Roman" w:hAnsi="Times New Roman" w:cs="Times New Roman"/>
            <w:sz w:val="24"/>
            <w:szCs w:val="24"/>
          </w:rPr>
          <w:t xml:space="preserve"> et al.</w:t>
        </w:r>
      </w:ins>
      <w:del w:id="9" w:author="Gretchen Dykstra" w:date="2025-06-29T06:15:00Z">
        <w:r w:rsidR="005346B5" w:rsidRPr="005346B5" w:rsidDel="003A6E49">
          <w:rPr>
            <w:rFonts w:ascii="Times New Roman" w:hAnsi="Times New Roman" w:cs="Times New Roman"/>
            <w:sz w:val="24"/>
            <w:szCs w:val="24"/>
          </w:rPr>
          <w:delText>,</w:delText>
        </w:r>
      </w:del>
      <w:r w:rsidR="005346B5" w:rsidRPr="005346B5">
        <w:rPr>
          <w:rFonts w:ascii="Times New Roman" w:hAnsi="Times New Roman" w:cs="Times New Roman"/>
          <w:sz w:val="24"/>
          <w:szCs w:val="24"/>
        </w:rPr>
        <w:t xml:space="preserve"> 2025), we</w:t>
      </w:r>
      <w:r w:rsidRPr="005346B5">
        <w:rPr>
          <w:rFonts w:ascii="Times New Roman" w:hAnsi="Times New Roman" w:cs="Times New Roman"/>
          <w:sz w:val="24"/>
          <w:szCs w:val="24"/>
        </w:rPr>
        <w:t xml:space="preserve"> address this gap by building a comprehensive, structured database of industrial policy texts across </w:t>
      </w:r>
      <w:r w:rsidR="006F33D5" w:rsidRPr="005346B5">
        <w:rPr>
          <w:rFonts w:ascii="Times New Roman" w:hAnsi="Times New Roman" w:cs="Times New Roman"/>
          <w:sz w:val="24"/>
          <w:szCs w:val="24"/>
        </w:rPr>
        <w:t xml:space="preserve">multilevel government </w:t>
      </w:r>
      <w:r w:rsidR="006F33D5">
        <w:rPr>
          <w:rFonts w:ascii="Times New Roman" w:hAnsi="Times New Roman" w:cs="Times New Roman"/>
          <w:sz w:val="24"/>
          <w:szCs w:val="24"/>
        </w:rPr>
        <w:t xml:space="preserve">in China, a country </w:t>
      </w:r>
      <w:r w:rsidR="006F33D5">
        <w:rPr>
          <w:rFonts w:ascii="Times New Roman" w:hAnsi="Times New Roman" w:cs="Times New Roman" w:hint="eastAsia"/>
          <w:sz w:val="24"/>
          <w:szCs w:val="24"/>
        </w:rPr>
        <w:t>t</w:t>
      </w:r>
      <w:r w:rsidR="006F33D5">
        <w:rPr>
          <w:rFonts w:ascii="Times New Roman" w:hAnsi="Times New Roman" w:cs="Times New Roman"/>
          <w:sz w:val="24"/>
          <w:szCs w:val="24"/>
        </w:rPr>
        <w:t>hat makes extensive use of industrial policies in its sectoral development and technology upgrading</w:t>
      </w:r>
      <w:r w:rsidR="006F33D5" w:rsidRPr="005346B5">
        <w:rPr>
          <w:rFonts w:ascii="Times New Roman" w:hAnsi="Times New Roman" w:cs="Times New Roman"/>
          <w:sz w:val="24"/>
          <w:szCs w:val="24"/>
        </w:rPr>
        <w:t>.</w:t>
      </w:r>
      <w:r w:rsidR="006F33D5" w:rsidRPr="002211FF">
        <w:t xml:space="preserve"> </w:t>
      </w:r>
      <w:r w:rsidR="006F33D5" w:rsidRPr="002211FF">
        <w:rPr>
          <w:rFonts w:ascii="Times New Roman" w:hAnsi="Times New Roman" w:cs="Times New Roman"/>
          <w:sz w:val="24"/>
          <w:szCs w:val="24"/>
        </w:rPr>
        <w:t xml:space="preserve">Furthermore, </w:t>
      </w:r>
      <w:r w:rsidR="006F33D5">
        <w:rPr>
          <w:rFonts w:ascii="Times New Roman" w:hAnsi="Times New Roman" w:cs="Times New Roman"/>
          <w:sz w:val="24"/>
          <w:szCs w:val="24"/>
        </w:rPr>
        <w:t>China’s</w:t>
      </w:r>
      <w:r w:rsidR="006F33D5" w:rsidRPr="002211FF">
        <w:rPr>
          <w:rFonts w:ascii="Times New Roman" w:hAnsi="Times New Roman" w:cs="Times New Roman"/>
          <w:sz w:val="24"/>
          <w:szCs w:val="24"/>
        </w:rPr>
        <w:t xml:space="preserve"> hierarchical government, which blends central </w:t>
      </w:r>
      <w:r w:rsidR="006F33D5">
        <w:rPr>
          <w:rFonts w:ascii="Times New Roman" w:hAnsi="Times New Roman" w:cs="Times New Roman"/>
          <w:sz w:val="24"/>
          <w:szCs w:val="24"/>
        </w:rPr>
        <w:t>guidelines</w:t>
      </w:r>
      <w:r w:rsidR="006F33D5" w:rsidRPr="002211FF">
        <w:rPr>
          <w:rFonts w:ascii="Times New Roman" w:hAnsi="Times New Roman" w:cs="Times New Roman"/>
          <w:sz w:val="24"/>
          <w:szCs w:val="24"/>
        </w:rPr>
        <w:t xml:space="preserve"> with local discretion</w:t>
      </w:r>
      <w:del w:id="10" w:author="Gretchen Dykstra" w:date="2025-06-29T06:16:00Z">
        <w:r w:rsidR="006F33D5" w:rsidDel="003A6E49">
          <w:rPr>
            <w:rFonts w:ascii="Times New Roman" w:hAnsi="Times New Roman" w:cs="Times New Roman"/>
            <w:sz w:val="24"/>
            <w:szCs w:val="24"/>
          </w:rPr>
          <w:delText>s</w:delText>
        </w:r>
      </w:del>
      <w:r w:rsidR="006F33D5" w:rsidRPr="002211FF">
        <w:rPr>
          <w:rFonts w:ascii="Times New Roman" w:hAnsi="Times New Roman" w:cs="Times New Roman"/>
          <w:sz w:val="24"/>
          <w:szCs w:val="24"/>
        </w:rPr>
        <w:t xml:space="preserve">, </w:t>
      </w:r>
      <w:r w:rsidR="006F33D5">
        <w:rPr>
          <w:rFonts w:ascii="Times New Roman" w:hAnsi="Times New Roman" w:cs="Times New Roman"/>
          <w:sz w:val="24"/>
          <w:szCs w:val="24"/>
        </w:rPr>
        <w:t>helps shed light on the coordination and diffusion of policy</w:t>
      </w:r>
      <w:del w:id="11" w:author="Gretchen Dykstra" w:date="2025-06-29T06:16:00Z">
        <w:r w:rsidR="006F33D5" w:rsidDel="003A6E49">
          <w:rPr>
            <w:rFonts w:ascii="Times New Roman" w:hAnsi="Times New Roman" w:cs="Times New Roman"/>
            <w:sz w:val="24"/>
            <w:szCs w:val="24"/>
          </w:rPr>
          <w:delText xml:space="preserve"> </w:delText>
        </w:r>
      </w:del>
      <w:r w:rsidR="006F33D5">
        <w:rPr>
          <w:rFonts w:ascii="Times New Roman" w:hAnsi="Times New Roman" w:cs="Times New Roman"/>
          <w:sz w:val="24"/>
          <w:szCs w:val="24"/>
        </w:rPr>
        <w:t xml:space="preserve">making and </w:t>
      </w:r>
      <w:r w:rsidR="006F33D5" w:rsidRPr="002211FF">
        <w:rPr>
          <w:rFonts w:ascii="Times New Roman" w:hAnsi="Times New Roman" w:cs="Times New Roman"/>
          <w:sz w:val="24"/>
          <w:szCs w:val="24"/>
        </w:rPr>
        <w:t xml:space="preserve">creates rich policy variations ideal for </w:t>
      </w:r>
      <w:r w:rsidR="006F33D5">
        <w:rPr>
          <w:rFonts w:ascii="Times New Roman" w:hAnsi="Times New Roman" w:cs="Times New Roman"/>
          <w:sz w:val="24"/>
          <w:szCs w:val="24"/>
        </w:rPr>
        <w:t>empirical analysis</w:t>
      </w:r>
      <w:r w:rsidR="006F33D5" w:rsidRPr="002211FF">
        <w:rPr>
          <w:rFonts w:ascii="Times New Roman" w:hAnsi="Times New Roman" w:cs="Times New Roman"/>
          <w:sz w:val="24"/>
          <w:szCs w:val="24"/>
        </w:rPr>
        <w:t>.</w:t>
      </w:r>
    </w:p>
    <w:p w14:paraId="30CA88E4" w14:textId="39B01B75" w:rsidR="00046389" w:rsidRPr="005346B5" w:rsidRDefault="00046389" w:rsidP="00046389">
      <w:pPr>
        <w:rPr>
          <w:rFonts w:ascii="Times New Roman" w:hAnsi="Times New Roman" w:cs="Times New Roman"/>
          <w:b/>
          <w:bCs/>
          <w:sz w:val="24"/>
          <w:szCs w:val="24"/>
        </w:rPr>
      </w:pPr>
      <w:r w:rsidRPr="005346B5">
        <w:rPr>
          <w:rFonts w:ascii="Times New Roman" w:hAnsi="Times New Roman" w:cs="Times New Roman"/>
          <w:b/>
          <w:bCs/>
          <w:sz w:val="24"/>
          <w:szCs w:val="24"/>
        </w:rPr>
        <w:t>Industrial policy is prevalent but unevenly distributed across regions</w:t>
      </w:r>
    </w:p>
    <w:p w14:paraId="502BCC73" w14:textId="7241EB18" w:rsidR="00046389" w:rsidRPr="005346B5" w:rsidRDefault="00046389" w:rsidP="00046389">
      <w:pPr>
        <w:rPr>
          <w:rFonts w:ascii="Times New Roman" w:hAnsi="Times New Roman" w:cs="Times New Roman"/>
          <w:sz w:val="24"/>
          <w:szCs w:val="24"/>
        </w:rPr>
      </w:pPr>
      <w:r w:rsidRPr="005346B5">
        <w:rPr>
          <w:rFonts w:ascii="Times New Roman" w:hAnsi="Times New Roman" w:cs="Times New Roman"/>
          <w:sz w:val="24"/>
          <w:szCs w:val="24"/>
        </w:rPr>
        <w:t xml:space="preserve">We begin by constructing a dataset of </w:t>
      </w:r>
      <w:del w:id="12" w:author="Gretchen Dykstra" w:date="2025-06-29T06:18:00Z">
        <w:r w:rsidRPr="005346B5" w:rsidDel="003A6E49">
          <w:rPr>
            <w:rFonts w:ascii="Times New Roman" w:hAnsi="Times New Roman" w:cs="Times New Roman"/>
            <w:sz w:val="24"/>
            <w:szCs w:val="24"/>
          </w:rPr>
          <w:delText xml:space="preserve">3 </w:delText>
        </w:r>
      </w:del>
      <w:ins w:id="13" w:author="Gretchen Dykstra" w:date="2025-06-29T06:18:00Z">
        <w:r w:rsidR="003A6E49">
          <w:rPr>
            <w:rFonts w:ascii="Times New Roman" w:hAnsi="Times New Roman" w:cs="Times New Roman"/>
            <w:sz w:val="24"/>
            <w:szCs w:val="24"/>
          </w:rPr>
          <w:t>three</w:t>
        </w:r>
        <w:r w:rsidR="003A6E49" w:rsidRPr="005346B5">
          <w:rPr>
            <w:rFonts w:ascii="Times New Roman" w:hAnsi="Times New Roman" w:cs="Times New Roman"/>
            <w:sz w:val="24"/>
            <w:szCs w:val="24"/>
          </w:rPr>
          <w:t xml:space="preserve"> </w:t>
        </w:r>
      </w:ins>
      <w:r w:rsidRPr="005346B5">
        <w:rPr>
          <w:rFonts w:ascii="Times New Roman" w:hAnsi="Times New Roman" w:cs="Times New Roman"/>
          <w:sz w:val="24"/>
          <w:szCs w:val="24"/>
        </w:rPr>
        <w:t>million unstructured government policy documents issued between 2000 and 2022. We develop a hallucination-robust LLM pipeline to classify each document as industrial policy or not and extract key information from those identified as such.</w:t>
      </w:r>
    </w:p>
    <w:p w14:paraId="64F24D32" w14:textId="64B872E8" w:rsidR="00046389" w:rsidRDefault="00046389" w:rsidP="00046389">
      <w:pPr>
        <w:rPr>
          <w:rFonts w:ascii="Times New Roman" w:hAnsi="Times New Roman" w:cs="Times New Roman"/>
          <w:sz w:val="24"/>
          <w:szCs w:val="24"/>
        </w:rPr>
      </w:pPr>
      <w:r w:rsidRPr="005346B5">
        <w:rPr>
          <w:rFonts w:ascii="Times New Roman" w:hAnsi="Times New Roman" w:cs="Times New Roman"/>
          <w:sz w:val="24"/>
          <w:szCs w:val="24"/>
        </w:rPr>
        <w:t>This process identifies 768,387 industrial policy documents—roughly 25% of all government policy texts. As shown in Table 1, most policies are issued by subnational authorities: 13% from the central government, 45% from provincial</w:t>
      </w:r>
      <w:ins w:id="14" w:author="Gretchen Dykstra" w:date="2025-06-29T06:19:00Z">
        <w:r w:rsidR="003B0841">
          <w:rPr>
            <w:rFonts w:ascii="Times New Roman" w:hAnsi="Times New Roman" w:cs="Times New Roman"/>
            <w:sz w:val="24"/>
            <w:szCs w:val="24"/>
          </w:rPr>
          <w:t xml:space="preserve"> governments</w:t>
        </w:r>
      </w:ins>
      <w:r w:rsidRPr="005346B5">
        <w:rPr>
          <w:rFonts w:ascii="Times New Roman" w:hAnsi="Times New Roman" w:cs="Times New Roman"/>
          <w:sz w:val="24"/>
          <w:szCs w:val="24"/>
        </w:rPr>
        <w:t xml:space="preserve">, and 39% from city-level governments. Only a small fraction (3%) come from counties and townships. These figures highlight the decentralized yet active role of local governments in </w:t>
      </w:r>
      <w:r w:rsidR="003F4CAC">
        <w:rPr>
          <w:rFonts w:ascii="Times New Roman" w:hAnsi="Times New Roman" w:cs="Times New Roman"/>
          <w:sz w:val="24"/>
          <w:szCs w:val="24"/>
        </w:rPr>
        <w:t xml:space="preserve">China’s </w:t>
      </w:r>
      <w:r w:rsidRPr="005346B5">
        <w:rPr>
          <w:rFonts w:ascii="Times New Roman" w:hAnsi="Times New Roman" w:cs="Times New Roman"/>
          <w:sz w:val="24"/>
          <w:szCs w:val="24"/>
        </w:rPr>
        <w:t>industrial policymaking.</w:t>
      </w:r>
    </w:p>
    <w:p w14:paraId="5B8EB6F8" w14:textId="7356ADC5" w:rsidR="00046389" w:rsidRPr="005346B5" w:rsidRDefault="00046389" w:rsidP="00046389">
      <w:pPr>
        <w:jc w:val="center"/>
        <w:rPr>
          <w:rFonts w:ascii="Times New Roman" w:hAnsi="Times New Roman" w:cs="Times New Roman"/>
          <w:sz w:val="24"/>
          <w:szCs w:val="24"/>
        </w:rPr>
      </w:pPr>
      <w:r w:rsidRPr="005346B5">
        <w:rPr>
          <w:rFonts w:ascii="Times New Roman" w:hAnsi="Times New Roman" w:cs="Times New Roman"/>
          <w:sz w:val="24"/>
          <w:szCs w:val="24"/>
        </w:rPr>
        <w:lastRenderedPageBreak/>
        <w:t>Table 1. Industrial Polic</w:t>
      </w:r>
      <w:r w:rsidR="006F33D5">
        <w:rPr>
          <w:rFonts w:ascii="Times New Roman" w:hAnsi="Times New Roman" w:cs="Times New Roman"/>
          <w:sz w:val="24"/>
          <w:szCs w:val="24"/>
        </w:rPr>
        <w:t>ies vs. Other Policies</w:t>
      </w:r>
      <w:r w:rsidRPr="005346B5">
        <w:rPr>
          <w:rFonts w:ascii="Times New Roman" w:hAnsi="Times New Roman" w:cs="Times New Roman"/>
          <w:sz w:val="24"/>
          <w:szCs w:val="24"/>
        </w:rPr>
        <w:t>, by Government Level</w:t>
      </w:r>
    </w:p>
    <w:tbl>
      <w:tblPr>
        <w:tblW w:w="6855" w:type="dxa"/>
        <w:jc w:val="center"/>
        <w:tblLook w:val="04A0" w:firstRow="1" w:lastRow="0" w:firstColumn="1" w:lastColumn="0" w:noHBand="0" w:noVBand="1"/>
      </w:tblPr>
      <w:tblGrid>
        <w:gridCol w:w="1710"/>
        <w:gridCol w:w="1126"/>
        <w:gridCol w:w="794"/>
        <w:gridCol w:w="276"/>
        <w:gridCol w:w="1200"/>
        <w:gridCol w:w="900"/>
        <w:gridCol w:w="276"/>
        <w:gridCol w:w="1176"/>
      </w:tblGrid>
      <w:tr w:rsidR="00046389" w:rsidRPr="005346B5" w14:paraId="042428BC" w14:textId="77777777" w:rsidTr="00046389">
        <w:trPr>
          <w:trHeight w:val="300"/>
          <w:jc w:val="center"/>
        </w:trPr>
        <w:tc>
          <w:tcPr>
            <w:tcW w:w="1579" w:type="dxa"/>
            <w:tcBorders>
              <w:top w:val="single" w:sz="4" w:space="0" w:color="auto"/>
              <w:left w:val="nil"/>
              <w:bottom w:val="nil"/>
              <w:right w:val="nil"/>
            </w:tcBorders>
            <w:shd w:val="clear" w:color="auto" w:fill="auto"/>
            <w:noWrap/>
            <w:vAlign w:val="bottom"/>
            <w:hideMark/>
          </w:tcPr>
          <w:p w14:paraId="3E88641C"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1920" w:type="dxa"/>
            <w:gridSpan w:val="2"/>
            <w:tcBorders>
              <w:top w:val="single" w:sz="4" w:space="0" w:color="auto"/>
              <w:left w:val="nil"/>
              <w:bottom w:val="single" w:sz="4" w:space="0" w:color="auto"/>
              <w:right w:val="nil"/>
            </w:tcBorders>
            <w:shd w:val="clear" w:color="auto" w:fill="auto"/>
            <w:noWrap/>
            <w:vAlign w:val="bottom"/>
            <w:hideMark/>
          </w:tcPr>
          <w:p w14:paraId="1175640F"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Industrial Policy</w:t>
            </w:r>
          </w:p>
        </w:tc>
        <w:tc>
          <w:tcPr>
            <w:tcW w:w="266" w:type="dxa"/>
            <w:tcBorders>
              <w:top w:val="single" w:sz="4" w:space="0" w:color="auto"/>
              <w:left w:val="nil"/>
              <w:bottom w:val="nil"/>
              <w:right w:val="nil"/>
            </w:tcBorders>
            <w:shd w:val="clear" w:color="auto" w:fill="auto"/>
            <w:noWrap/>
            <w:vAlign w:val="bottom"/>
            <w:hideMark/>
          </w:tcPr>
          <w:p w14:paraId="5F8C5DC7"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2100" w:type="dxa"/>
            <w:gridSpan w:val="2"/>
            <w:tcBorders>
              <w:top w:val="single" w:sz="4" w:space="0" w:color="auto"/>
              <w:left w:val="nil"/>
              <w:bottom w:val="single" w:sz="4" w:space="0" w:color="auto"/>
              <w:right w:val="nil"/>
            </w:tcBorders>
            <w:shd w:val="clear" w:color="auto" w:fill="auto"/>
            <w:noWrap/>
            <w:vAlign w:val="bottom"/>
            <w:hideMark/>
          </w:tcPr>
          <w:p w14:paraId="26F67C54"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Other</w:t>
            </w:r>
          </w:p>
        </w:tc>
        <w:tc>
          <w:tcPr>
            <w:tcW w:w="270" w:type="dxa"/>
            <w:tcBorders>
              <w:top w:val="single" w:sz="4" w:space="0" w:color="auto"/>
              <w:left w:val="nil"/>
              <w:bottom w:val="nil"/>
              <w:right w:val="nil"/>
            </w:tcBorders>
            <w:shd w:val="clear" w:color="auto" w:fill="auto"/>
            <w:noWrap/>
            <w:vAlign w:val="bottom"/>
            <w:hideMark/>
          </w:tcPr>
          <w:p w14:paraId="590C5E9B"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720" w:type="dxa"/>
            <w:tcBorders>
              <w:top w:val="single" w:sz="4" w:space="0" w:color="auto"/>
              <w:left w:val="nil"/>
              <w:bottom w:val="single" w:sz="4" w:space="0" w:color="auto"/>
              <w:right w:val="nil"/>
            </w:tcBorders>
            <w:shd w:val="clear" w:color="auto" w:fill="auto"/>
            <w:noWrap/>
            <w:vAlign w:val="bottom"/>
            <w:hideMark/>
          </w:tcPr>
          <w:p w14:paraId="4A965413"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Overall</w:t>
            </w:r>
          </w:p>
        </w:tc>
      </w:tr>
      <w:tr w:rsidR="00046389" w:rsidRPr="005346B5" w14:paraId="2F95E2BA" w14:textId="77777777" w:rsidTr="00046389">
        <w:trPr>
          <w:trHeight w:val="300"/>
          <w:jc w:val="center"/>
        </w:trPr>
        <w:tc>
          <w:tcPr>
            <w:tcW w:w="1579" w:type="dxa"/>
            <w:tcBorders>
              <w:top w:val="nil"/>
              <w:left w:val="nil"/>
              <w:bottom w:val="single" w:sz="4" w:space="0" w:color="auto"/>
              <w:right w:val="nil"/>
            </w:tcBorders>
            <w:shd w:val="clear" w:color="auto" w:fill="auto"/>
            <w:noWrap/>
            <w:vAlign w:val="bottom"/>
            <w:hideMark/>
          </w:tcPr>
          <w:p w14:paraId="7A3B60E0"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1126" w:type="dxa"/>
            <w:tcBorders>
              <w:top w:val="nil"/>
              <w:left w:val="nil"/>
              <w:bottom w:val="single" w:sz="4" w:space="0" w:color="auto"/>
              <w:right w:val="nil"/>
            </w:tcBorders>
            <w:shd w:val="clear" w:color="auto" w:fill="auto"/>
            <w:noWrap/>
            <w:vAlign w:val="bottom"/>
            <w:hideMark/>
          </w:tcPr>
          <w:p w14:paraId="53007480"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w:t>
            </w:r>
          </w:p>
        </w:tc>
        <w:tc>
          <w:tcPr>
            <w:tcW w:w="794" w:type="dxa"/>
            <w:tcBorders>
              <w:top w:val="nil"/>
              <w:left w:val="nil"/>
              <w:bottom w:val="single" w:sz="4" w:space="0" w:color="auto"/>
              <w:right w:val="nil"/>
            </w:tcBorders>
            <w:shd w:val="clear" w:color="auto" w:fill="auto"/>
            <w:noWrap/>
            <w:vAlign w:val="bottom"/>
            <w:hideMark/>
          </w:tcPr>
          <w:p w14:paraId="5382278B"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w:t>
            </w:r>
          </w:p>
        </w:tc>
        <w:tc>
          <w:tcPr>
            <w:tcW w:w="266" w:type="dxa"/>
            <w:tcBorders>
              <w:top w:val="nil"/>
              <w:left w:val="nil"/>
              <w:bottom w:val="single" w:sz="4" w:space="0" w:color="auto"/>
              <w:right w:val="nil"/>
            </w:tcBorders>
            <w:shd w:val="clear" w:color="auto" w:fill="auto"/>
            <w:noWrap/>
            <w:vAlign w:val="bottom"/>
            <w:hideMark/>
          </w:tcPr>
          <w:p w14:paraId="4333DF8E"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1200" w:type="dxa"/>
            <w:tcBorders>
              <w:top w:val="nil"/>
              <w:left w:val="nil"/>
              <w:bottom w:val="single" w:sz="4" w:space="0" w:color="auto"/>
              <w:right w:val="nil"/>
            </w:tcBorders>
            <w:shd w:val="clear" w:color="auto" w:fill="auto"/>
            <w:noWrap/>
            <w:vAlign w:val="bottom"/>
            <w:hideMark/>
          </w:tcPr>
          <w:p w14:paraId="38141F2E"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w:t>
            </w:r>
          </w:p>
        </w:tc>
        <w:tc>
          <w:tcPr>
            <w:tcW w:w="900" w:type="dxa"/>
            <w:tcBorders>
              <w:top w:val="nil"/>
              <w:left w:val="nil"/>
              <w:bottom w:val="single" w:sz="4" w:space="0" w:color="auto"/>
              <w:right w:val="nil"/>
            </w:tcBorders>
            <w:shd w:val="clear" w:color="auto" w:fill="auto"/>
            <w:noWrap/>
            <w:vAlign w:val="bottom"/>
            <w:hideMark/>
          </w:tcPr>
          <w:p w14:paraId="76FD045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w:t>
            </w:r>
          </w:p>
        </w:tc>
        <w:tc>
          <w:tcPr>
            <w:tcW w:w="270" w:type="dxa"/>
            <w:tcBorders>
              <w:top w:val="nil"/>
              <w:left w:val="nil"/>
              <w:bottom w:val="single" w:sz="4" w:space="0" w:color="auto"/>
              <w:right w:val="nil"/>
            </w:tcBorders>
            <w:shd w:val="clear" w:color="auto" w:fill="auto"/>
            <w:noWrap/>
            <w:vAlign w:val="bottom"/>
            <w:hideMark/>
          </w:tcPr>
          <w:p w14:paraId="639BAB1C"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720" w:type="dxa"/>
            <w:tcBorders>
              <w:top w:val="nil"/>
              <w:left w:val="nil"/>
              <w:bottom w:val="single" w:sz="4" w:space="0" w:color="auto"/>
              <w:right w:val="nil"/>
            </w:tcBorders>
            <w:shd w:val="clear" w:color="auto" w:fill="auto"/>
            <w:noWrap/>
            <w:vAlign w:val="bottom"/>
            <w:hideMark/>
          </w:tcPr>
          <w:p w14:paraId="66002B9C"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r>
      <w:tr w:rsidR="00046389" w:rsidRPr="005346B5" w14:paraId="43EB901E" w14:textId="77777777" w:rsidTr="00046389">
        <w:trPr>
          <w:trHeight w:val="300"/>
          <w:jc w:val="center"/>
        </w:trPr>
        <w:tc>
          <w:tcPr>
            <w:tcW w:w="1579" w:type="dxa"/>
            <w:tcBorders>
              <w:top w:val="nil"/>
              <w:left w:val="nil"/>
              <w:bottom w:val="nil"/>
              <w:right w:val="nil"/>
            </w:tcBorders>
            <w:shd w:val="clear" w:color="auto" w:fill="auto"/>
            <w:noWrap/>
            <w:vAlign w:val="bottom"/>
            <w:hideMark/>
          </w:tcPr>
          <w:p w14:paraId="2427D85B"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Central</w:t>
            </w:r>
          </w:p>
        </w:tc>
        <w:tc>
          <w:tcPr>
            <w:tcW w:w="1126" w:type="dxa"/>
            <w:tcBorders>
              <w:top w:val="nil"/>
              <w:left w:val="nil"/>
              <w:bottom w:val="nil"/>
              <w:right w:val="nil"/>
            </w:tcBorders>
            <w:shd w:val="clear" w:color="auto" w:fill="auto"/>
            <w:noWrap/>
            <w:vAlign w:val="bottom"/>
            <w:hideMark/>
          </w:tcPr>
          <w:p w14:paraId="27A3EC48"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101,250</w:t>
            </w:r>
          </w:p>
        </w:tc>
        <w:tc>
          <w:tcPr>
            <w:tcW w:w="794" w:type="dxa"/>
            <w:tcBorders>
              <w:top w:val="nil"/>
              <w:left w:val="nil"/>
              <w:bottom w:val="nil"/>
              <w:right w:val="nil"/>
            </w:tcBorders>
            <w:shd w:val="clear" w:color="auto" w:fill="auto"/>
            <w:noWrap/>
            <w:vAlign w:val="bottom"/>
            <w:hideMark/>
          </w:tcPr>
          <w:p w14:paraId="56AC5C19"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30.86</w:t>
            </w:r>
          </w:p>
        </w:tc>
        <w:tc>
          <w:tcPr>
            <w:tcW w:w="266" w:type="dxa"/>
            <w:tcBorders>
              <w:top w:val="nil"/>
              <w:left w:val="nil"/>
              <w:bottom w:val="nil"/>
              <w:right w:val="nil"/>
            </w:tcBorders>
            <w:shd w:val="clear" w:color="auto" w:fill="auto"/>
            <w:noWrap/>
            <w:vAlign w:val="bottom"/>
            <w:hideMark/>
          </w:tcPr>
          <w:p w14:paraId="2D561209"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p>
        </w:tc>
        <w:tc>
          <w:tcPr>
            <w:tcW w:w="1200" w:type="dxa"/>
            <w:tcBorders>
              <w:top w:val="nil"/>
              <w:left w:val="nil"/>
              <w:bottom w:val="nil"/>
              <w:right w:val="nil"/>
            </w:tcBorders>
            <w:shd w:val="clear" w:color="auto" w:fill="auto"/>
            <w:noWrap/>
            <w:vAlign w:val="bottom"/>
            <w:hideMark/>
          </w:tcPr>
          <w:p w14:paraId="59FEACC6"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226,892</w:t>
            </w:r>
          </w:p>
        </w:tc>
        <w:tc>
          <w:tcPr>
            <w:tcW w:w="900" w:type="dxa"/>
            <w:tcBorders>
              <w:top w:val="nil"/>
              <w:left w:val="nil"/>
              <w:bottom w:val="nil"/>
              <w:right w:val="nil"/>
            </w:tcBorders>
            <w:shd w:val="clear" w:color="auto" w:fill="auto"/>
            <w:noWrap/>
            <w:vAlign w:val="bottom"/>
            <w:hideMark/>
          </w:tcPr>
          <w:p w14:paraId="1A37090A"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69.14</w:t>
            </w:r>
          </w:p>
        </w:tc>
        <w:tc>
          <w:tcPr>
            <w:tcW w:w="270" w:type="dxa"/>
            <w:tcBorders>
              <w:top w:val="nil"/>
              <w:left w:val="nil"/>
              <w:bottom w:val="nil"/>
              <w:right w:val="nil"/>
            </w:tcBorders>
            <w:shd w:val="clear" w:color="auto" w:fill="auto"/>
            <w:noWrap/>
            <w:vAlign w:val="bottom"/>
            <w:hideMark/>
          </w:tcPr>
          <w:p w14:paraId="4C6287B1"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p>
        </w:tc>
        <w:tc>
          <w:tcPr>
            <w:tcW w:w="720" w:type="dxa"/>
            <w:tcBorders>
              <w:top w:val="nil"/>
              <w:left w:val="nil"/>
              <w:bottom w:val="nil"/>
              <w:right w:val="nil"/>
            </w:tcBorders>
            <w:shd w:val="clear" w:color="auto" w:fill="auto"/>
            <w:noWrap/>
            <w:vAlign w:val="bottom"/>
            <w:hideMark/>
          </w:tcPr>
          <w:p w14:paraId="7AFC80F1"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328,142</w:t>
            </w:r>
          </w:p>
        </w:tc>
      </w:tr>
      <w:tr w:rsidR="00046389" w:rsidRPr="005346B5" w14:paraId="68F97B2F" w14:textId="77777777" w:rsidTr="00046389">
        <w:trPr>
          <w:trHeight w:val="252"/>
          <w:jc w:val="center"/>
        </w:trPr>
        <w:tc>
          <w:tcPr>
            <w:tcW w:w="1579" w:type="dxa"/>
            <w:tcBorders>
              <w:top w:val="nil"/>
              <w:left w:val="nil"/>
              <w:bottom w:val="nil"/>
              <w:right w:val="nil"/>
            </w:tcBorders>
            <w:shd w:val="clear" w:color="auto" w:fill="auto"/>
            <w:noWrap/>
            <w:vAlign w:val="bottom"/>
            <w:hideMark/>
          </w:tcPr>
          <w:p w14:paraId="3F049E66"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Province</w:t>
            </w:r>
          </w:p>
        </w:tc>
        <w:tc>
          <w:tcPr>
            <w:tcW w:w="1126" w:type="dxa"/>
            <w:tcBorders>
              <w:top w:val="nil"/>
              <w:left w:val="nil"/>
              <w:bottom w:val="nil"/>
              <w:right w:val="nil"/>
            </w:tcBorders>
            <w:shd w:val="clear" w:color="auto" w:fill="auto"/>
            <w:noWrap/>
            <w:vAlign w:val="bottom"/>
            <w:hideMark/>
          </w:tcPr>
          <w:p w14:paraId="2F3D7E2E"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344,321</w:t>
            </w:r>
          </w:p>
        </w:tc>
        <w:tc>
          <w:tcPr>
            <w:tcW w:w="794" w:type="dxa"/>
            <w:tcBorders>
              <w:top w:val="nil"/>
              <w:left w:val="nil"/>
              <w:bottom w:val="nil"/>
              <w:right w:val="nil"/>
            </w:tcBorders>
            <w:shd w:val="clear" w:color="auto" w:fill="auto"/>
            <w:noWrap/>
            <w:vAlign w:val="bottom"/>
            <w:hideMark/>
          </w:tcPr>
          <w:p w14:paraId="651E7D5B"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26.82</w:t>
            </w:r>
          </w:p>
        </w:tc>
        <w:tc>
          <w:tcPr>
            <w:tcW w:w="266" w:type="dxa"/>
            <w:tcBorders>
              <w:top w:val="nil"/>
              <w:left w:val="nil"/>
              <w:bottom w:val="nil"/>
              <w:right w:val="nil"/>
            </w:tcBorders>
            <w:shd w:val="clear" w:color="auto" w:fill="auto"/>
            <w:noWrap/>
            <w:vAlign w:val="bottom"/>
            <w:hideMark/>
          </w:tcPr>
          <w:p w14:paraId="5DBBF34F"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p>
        </w:tc>
        <w:tc>
          <w:tcPr>
            <w:tcW w:w="1200" w:type="dxa"/>
            <w:tcBorders>
              <w:top w:val="nil"/>
              <w:left w:val="nil"/>
              <w:bottom w:val="nil"/>
              <w:right w:val="nil"/>
            </w:tcBorders>
            <w:shd w:val="clear" w:color="auto" w:fill="auto"/>
            <w:noWrap/>
            <w:vAlign w:val="bottom"/>
            <w:hideMark/>
          </w:tcPr>
          <w:p w14:paraId="0E72031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939,492</w:t>
            </w:r>
          </w:p>
        </w:tc>
        <w:tc>
          <w:tcPr>
            <w:tcW w:w="900" w:type="dxa"/>
            <w:tcBorders>
              <w:top w:val="nil"/>
              <w:left w:val="nil"/>
              <w:bottom w:val="nil"/>
              <w:right w:val="nil"/>
            </w:tcBorders>
            <w:shd w:val="clear" w:color="auto" w:fill="auto"/>
            <w:noWrap/>
            <w:vAlign w:val="bottom"/>
            <w:hideMark/>
          </w:tcPr>
          <w:p w14:paraId="46ECE6E3"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73.18</w:t>
            </w:r>
          </w:p>
        </w:tc>
        <w:tc>
          <w:tcPr>
            <w:tcW w:w="270" w:type="dxa"/>
            <w:tcBorders>
              <w:top w:val="nil"/>
              <w:left w:val="nil"/>
              <w:bottom w:val="nil"/>
              <w:right w:val="nil"/>
            </w:tcBorders>
            <w:shd w:val="clear" w:color="auto" w:fill="auto"/>
            <w:noWrap/>
            <w:vAlign w:val="bottom"/>
            <w:hideMark/>
          </w:tcPr>
          <w:p w14:paraId="09627D64"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p>
        </w:tc>
        <w:tc>
          <w:tcPr>
            <w:tcW w:w="720" w:type="dxa"/>
            <w:tcBorders>
              <w:top w:val="nil"/>
              <w:left w:val="nil"/>
              <w:bottom w:val="nil"/>
              <w:right w:val="nil"/>
            </w:tcBorders>
            <w:shd w:val="clear" w:color="auto" w:fill="auto"/>
            <w:noWrap/>
            <w:vAlign w:val="bottom"/>
            <w:hideMark/>
          </w:tcPr>
          <w:p w14:paraId="22712086"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1,283,813</w:t>
            </w:r>
          </w:p>
        </w:tc>
      </w:tr>
      <w:tr w:rsidR="00046389" w:rsidRPr="005346B5" w14:paraId="07D13ADB" w14:textId="77777777" w:rsidTr="00046389">
        <w:trPr>
          <w:trHeight w:val="300"/>
          <w:jc w:val="center"/>
        </w:trPr>
        <w:tc>
          <w:tcPr>
            <w:tcW w:w="1579" w:type="dxa"/>
            <w:tcBorders>
              <w:top w:val="nil"/>
              <w:left w:val="nil"/>
              <w:bottom w:val="nil"/>
              <w:right w:val="nil"/>
            </w:tcBorders>
            <w:shd w:val="clear" w:color="auto" w:fill="auto"/>
            <w:noWrap/>
            <w:vAlign w:val="bottom"/>
            <w:hideMark/>
          </w:tcPr>
          <w:p w14:paraId="45F7B75B"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City</w:t>
            </w:r>
          </w:p>
        </w:tc>
        <w:tc>
          <w:tcPr>
            <w:tcW w:w="1126" w:type="dxa"/>
            <w:tcBorders>
              <w:top w:val="nil"/>
              <w:left w:val="nil"/>
              <w:bottom w:val="nil"/>
              <w:right w:val="nil"/>
            </w:tcBorders>
            <w:shd w:val="clear" w:color="auto" w:fill="auto"/>
            <w:noWrap/>
            <w:vAlign w:val="bottom"/>
            <w:hideMark/>
          </w:tcPr>
          <w:p w14:paraId="4B41EC8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295,698</w:t>
            </w:r>
          </w:p>
        </w:tc>
        <w:tc>
          <w:tcPr>
            <w:tcW w:w="794" w:type="dxa"/>
            <w:tcBorders>
              <w:top w:val="nil"/>
              <w:left w:val="nil"/>
              <w:bottom w:val="nil"/>
              <w:right w:val="nil"/>
            </w:tcBorders>
            <w:shd w:val="clear" w:color="auto" w:fill="auto"/>
            <w:noWrap/>
            <w:vAlign w:val="bottom"/>
            <w:hideMark/>
          </w:tcPr>
          <w:p w14:paraId="3B1B17E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23.49</w:t>
            </w:r>
          </w:p>
        </w:tc>
        <w:tc>
          <w:tcPr>
            <w:tcW w:w="266" w:type="dxa"/>
            <w:tcBorders>
              <w:top w:val="nil"/>
              <w:left w:val="nil"/>
              <w:bottom w:val="nil"/>
              <w:right w:val="nil"/>
            </w:tcBorders>
            <w:shd w:val="clear" w:color="auto" w:fill="auto"/>
            <w:noWrap/>
            <w:vAlign w:val="bottom"/>
            <w:hideMark/>
          </w:tcPr>
          <w:p w14:paraId="19701F1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p>
        </w:tc>
        <w:tc>
          <w:tcPr>
            <w:tcW w:w="1200" w:type="dxa"/>
            <w:tcBorders>
              <w:top w:val="nil"/>
              <w:left w:val="nil"/>
              <w:bottom w:val="nil"/>
              <w:right w:val="nil"/>
            </w:tcBorders>
            <w:shd w:val="clear" w:color="auto" w:fill="auto"/>
            <w:noWrap/>
            <w:vAlign w:val="bottom"/>
            <w:hideMark/>
          </w:tcPr>
          <w:p w14:paraId="7D65244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962,940</w:t>
            </w:r>
          </w:p>
        </w:tc>
        <w:tc>
          <w:tcPr>
            <w:tcW w:w="900" w:type="dxa"/>
            <w:tcBorders>
              <w:top w:val="nil"/>
              <w:left w:val="nil"/>
              <w:bottom w:val="nil"/>
              <w:right w:val="nil"/>
            </w:tcBorders>
            <w:shd w:val="clear" w:color="auto" w:fill="auto"/>
            <w:noWrap/>
            <w:vAlign w:val="bottom"/>
            <w:hideMark/>
          </w:tcPr>
          <w:p w14:paraId="2C2D5B63"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76.51</w:t>
            </w:r>
          </w:p>
        </w:tc>
        <w:tc>
          <w:tcPr>
            <w:tcW w:w="270" w:type="dxa"/>
            <w:tcBorders>
              <w:top w:val="nil"/>
              <w:left w:val="nil"/>
              <w:bottom w:val="nil"/>
              <w:right w:val="nil"/>
            </w:tcBorders>
            <w:shd w:val="clear" w:color="auto" w:fill="auto"/>
            <w:noWrap/>
            <w:vAlign w:val="bottom"/>
            <w:hideMark/>
          </w:tcPr>
          <w:p w14:paraId="6317A33A"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p>
        </w:tc>
        <w:tc>
          <w:tcPr>
            <w:tcW w:w="720" w:type="dxa"/>
            <w:tcBorders>
              <w:top w:val="nil"/>
              <w:left w:val="nil"/>
              <w:bottom w:val="nil"/>
              <w:right w:val="nil"/>
            </w:tcBorders>
            <w:shd w:val="clear" w:color="auto" w:fill="auto"/>
            <w:noWrap/>
            <w:vAlign w:val="bottom"/>
            <w:hideMark/>
          </w:tcPr>
          <w:p w14:paraId="1CDDE61A"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1,258,638</w:t>
            </w:r>
          </w:p>
        </w:tc>
      </w:tr>
      <w:tr w:rsidR="00046389" w:rsidRPr="005346B5" w14:paraId="506F9DC3" w14:textId="77777777" w:rsidTr="00046389">
        <w:trPr>
          <w:trHeight w:val="300"/>
          <w:jc w:val="center"/>
        </w:trPr>
        <w:tc>
          <w:tcPr>
            <w:tcW w:w="1579" w:type="dxa"/>
            <w:tcBorders>
              <w:top w:val="nil"/>
              <w:left w:val="nil"/>
              <w:bottom w:val="nil"/>
              <w:right w:val="nil"/>
            </w:tcBorders>
            <w:shd w:val="clear" w:color="auto" w:fill="auto"/>
            <w:noWrap/>
            <w:vAlign w:val="bottom"/>
            <w:hideMark/>
          </w:tcPr>
          <w:p w14:paraId="00CB9B02" w14:textId="171477B0"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District/County</w:t>
            </w:r>
          </w:p>
        </w:tc>
        <w:tc>
          <w:tcPr>
            <w:tcW w:w="1126" w:type="dxa"/>
            <w:tcBorders>
              <w:top w:val="nil"/>
              <w:left w:val="nil"/>
              <w:bottom w:val="nil"/>
              <w:right w:val="nil"/>
            </w:tcBorders>
            <w:shd w:val="clear" w:color="auto" w:fill="auto"/>
            <w:noWrap/>
            <w:vAlign w:val="bottom"/>
            <w:hideMark/>
          </w:tcPr>
          <w:p w14:paraId="1E065F17"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27,040</w:t>
            </w:r>
          </w:p>
        </w:tc>
        <w:tc>
          <w:tcPr>
            <w:tcW w:w="794" w:type="dxa"/>
            <w:tcBorders>
              <w:top w:val="nil"/>
              <w:left w:val="nil"/>
              <w:bottom w:val="nil"/>
              <w:right w:val="nil"/>
            </w:tcBorders>
            <w:shd w:val="clear" w:color="auto" w:fill="auto"/>
            <w:noWrap/>
            <w:vAlign w:val="bottom"/>
            <w:hideMark/>
          </w:tcPr>
          <w:p w14:paraId="757AB42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21.60</w:t>
            </w:r>
          </w:p>
        </w:tc>
        <w:tc>
          <w:tcPr>
            <w:tcW w:w="266" w:type="dxa"/>
            <w:tcBorders>
              <w:top w:val="nil"/>
              <w:left w:val="nil"/>
              <w:bottom w:val="nil"/>
              <w:right w:val="nil"/>
            </w:tcBorders>
            <w:shd w:val="clear" w:color="auto" w:fill="auto"/>
            <w:noWrap/>
            <w:vAlign w:val="bottom"/>
            <w:hideMark/>
          </w:tcPr>
          <w:p w14:paraId="7F5DDD0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p>
        </w:tc>
        <w:tc>
          <w:tcPr>
            <w:tcW w:w="1200" w:type="dxa"/>
            <w:tcBorders>
              <w:top w:val="nil"/>
              <w:left w:val="nil"/>
              <w:bottom w:val="nil"/>
              <w:right w:val="nil"/>
            </w:tcBorders>
            <w:shd w:val="clear" w:color="auto" w:fill="auto"/>
            <w:noWrap/>
            <w:vAlign w:val="bottom"/>
            <w:hideMark/>
          </w:tcPr>
          <w:p w14:paraId="4EF50EDD"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98,142</w:t>
            </w:r>
          </w:p>
        </w:tc>
        <w:tc>
          <w:tcPr>
            <w:tcW w:w="900" w:type="dxa"/>
            <w:tcBorders>
              <w:top w:val="nil"/>
              <w:left w:val="nil"/>
              <w:bottom w:val="nil"/>
              <w:right w:val="nil"/>
            </w:tcBorders>
            <w:shd w:val="clear" w:color="auto" w:fill="auto"/>
            <w:noWrap/>
            <w:vAlign w:val="bottom"/>
            <w:hideMark/>
          </w:tcPr>
          <w:p w14:paraId="2A480C7A"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78.40</w:t>
            </w:r>
          </w:p>
        </w:tc>
        <w:tc>
          <w:tcPr>
            <w:tcW w:w="270" w:type="dxa"/>
            <w:tcBorders>
              <w:top w:val="nil"/>
              <w:left w:val="nil"/>
              <w:bottom w:val="nil"/>
              <w:right w:val="nil"/>
            </w:tcBorders>
            <w:shd w:val="clear" w:color="auto" w:fill="auto"/>
            <w:noWrap/>
            <w:vAlign w:val="bottom"/>
            <w:hideMark/>
          </w:tcPr>
          <w:p w14:paraId="2913762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p>
        </w:tc>
        <w:tc>
          <w:tcPr>
            <w:tcW w:w="720" w:type="dxa"/>
            <w:tcBorders>
              <w:top w:val="nil"/>
              <w:left w:val="nil"/>
              <w:bottom w:val="nil"/>
              <w:right w:val="nil"/>
            </w:tcBorders>
            <w:shd w:val="clear" w:color="auto" w:fill="auto"/>
            <w:noWrap/>
            <w:vAlign w:val="bottom"/>
            <w:hideMark/>
          </w:tcPr>
          <w:p w14:paraId="6AA82A67"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125,182</w:t>
            </w:r>
          </w:p>
        </w:tc>
      </w:tr>
      <w:tr w:rsidR="00046389" w:rsidRPr="005346B5" w14:paraId="33858889" w14:textId="77777777" w:rsidTr="00046389">
        <w:trPr>
          <w:trHeight w:val="300"/>
          <w:jc w:val="center"/>
        </w:trPr>
        <w:tc>
          <w:tcPr>
            <w:tcW w:w="1579" w:type="dxa"/>
            <w:tcBorders>
              <w:top w:val="nil"/>
              <w:left w:val="nil"/>
              <w:bottom w:val="nil"/>
              <w:right w:val="nil"/>
            </w:tcBorders>
            <w:shd w:val="clear" w:color="auto" w:fill="auto"/>
            <w:noWrap/>
            <w:vAlign w:val="bottom"/>
            <w:hideMark/>
          </w:tcPr>
          <w:p w14:paraId="650434B4"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Township</w:t>
            </w:r>
          </w:p>
        </w:tc>
        <w:tc>
          <w:tcPr>
            <w:tcW w:w="1126" w:type="dxa"/>
            <w:tcBorders>
              <w:top w:val="nil"/>
              <w:left w:val="nil"/>
              <w:bottom w:val="nil"/>
              <w:right w:val="nil"/>
            </w:tcBorders>
            <w:shd w:val="clear" w:color="auto" w:fill="auto"/>
            <w:noWrap/>
            <w:vAlign w:val="bottom"/>
            <w:hideMark/>
          </w:tcPr>
          <w:p w14:paraId="6D66C8AF"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78</w:t>
            </w:r>
          </w:p>
        </w:tc>
        <w:tc>
          <w:tcPr>
            <w:tcW w:w="794" w:type="dxa"/>
            <w:tcBorders>
              <w:top w:val="nil"/>
              <w:left w:val="nil"/>
              <w:bottom w:val="nil"/>
              <w:right w:val="nil"/>
            </w:tcBorders>
            <w:shd w:val="clear" w:color="auto" w:fill="auto"/>
            <w:noWrap/>
            <w:vAlign w:val="bottom"/>
            <w:hideMark/>
          </w:tcPr>
          <w:p w14:paraId="1B2DE5FA"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12.83</w:t>
            </w:r>
          </w:p>
        </w:tc>
        <w:tc>
          <w:tcPr>
            <w:tcW w:w="266" w:type="dxa"/>
            <w:tcBorders>
              <w:top w:val="nil"/>
              <w:left w:val="nil"/>
              <w:bottom w:val="nil"/>
              <w:right w:val="nil"/>
            </w:tcBorders>
            <w:shd w:val="clear" w:color="auto" w:fill="auto"/>
            <w:noWrap/>
            <w:vAlign w:val="bottom"/>
            <w:hideMark/>
          </w:tcPr>
          <w:p w14:paraId="4ADC59CC"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p>
        </w:tc>
        <w:tc>
          <w:tcPr>
            <w:tcW w:w="1200" w:type="dxa"/>
            <w:tcBorders>
              <w:top w:val="nil"/>
              <w:left w:val="nil"/>
              <w:bottom w:val="nil"/>
              <w:right w:val="nil"/>
            </w:tcBorders>
            <w:shd w:val="clear" w:color="auto" w:fill="auto"/>
            <w:noWrap/>
            <w:vAlign w:val="bottom"/>
            <w:hideMark/>
          </w:tcPr>
          <w:p w14:paraId="026DC6DF"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530</w:t>
            </w:r>
          </w:p>
        </w:tc>
        <w:tc>
          <w:tcPr>
            <w:tcW w:w="900" w:type="dxa"/>
            <w:tcBorders>
              <w:top w:val="nil"/>
              <w:left w:val="nil"/>
              <w:bottom w:val="nil"/>
              <w:right w:val="nil"/>
            </w:tcBorders>
            <w:shd w:val="clear" w:color="auto" w:fill="auto"/>
            <w:noWrap/>
            <w:vAlign w:val="bottom"/>
            <w:hideMark/>
          </w:tcPr>
          <w:p w14:paraId="487311BB"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87.17</w:t>
            </w:r>
          </w:p>
        </w:tc>
        <w:tc>
          <w:tcPr>
            <w:tcW w:w="270" w:type="dxa"/>
            <w:tcBorders>
              <w:top w:val="nil"/>
              <w:left w:val="nil"/>
              <w:bottom w:val="nil"/>
              <w:right w:val="nil"/>
            </w:tcBorders>
            <w:shd w:val="clear" w:color="auto" w:fill="auto"/>
            <w:noWrap/>
            <w:vAlign w:val="bottom"/>
            <w:hideMark/>
          </w:tcPr>
          <w:p w14:paraId="017C2009"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p>
        </w:tc>
        <w:tc>
          <w:tcPr>
            <w:tcW w:w="720" w:type="dxa"/>
            <w:tcBorders>
              <w:top w:val="nil"/>
              <w:left w:val="nil"/>
              <w:bottom w:val="nil"/>
              <w:right w:val="nil"/>
            </w:tcBorders>
            <w:shd w:val="clear" w:color="auto" w:fill="auto"/>
            <w:noWrap/>
            <w:vAlign w:val="bottom"/>
            <w:hideMark/>
          </w:tcPr>
          <w:p w14:paraId="11E5AF5F"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608</w:t>
            </w:r>
          </w:p>
        </w:tc>
      </w:tr>
      <w:tr w:rsidR="00046389" w:rsidRPr="005346B5" w14:paraId="24BE45E8" w14:textId="77777777" w:rsidTr="00046389">
        <w:trPr>
          <w:trHeight w:val="300"/>
          <w:jc w:val="center"/>
        </w:trPr>
        <w:tc>
          <w:tcPr>
            <w:tcW w:w="1579" w:type="dxa"/>
            <w:tcBorders>
              <w:top w:val="nil"/>
              <w:left w:val="nil"/>
              <w:bottom w:val="single" w:sz="4" w:space="0" w:color="auto"/>
              <w:right w:val="nil"/>
            </w:tcBorders>
            <w:shd w:val="clear" w:color="auto" w:fill="auto"/>
            <w:noWrap/>
            <w:vAlign w:val="bottom"/>
            <w:hideMark/>
          </w:tcPr>
          <w:p w14:paraId="24D3B784"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Total</w:t>
            </w:r>
          </w:p>
        </w:tc>
        <w:tc>
          <w:tcPr>
            <w:tcW w:w="1126" w:type="dxa"/>
            <w:tcBorders>
              <w:top w:val="nil"/>
              <w:left w:val="nil"/>
              <w:bottom w:val="single" w:sz="4" w:space="0" w:color="auto"/>
              <w:right w:val="nil"/>
            </w:tcBorders>
            <w:shd w:val="clear" w:color="auto" w:fill="auto"/>
            <w:noWrap/>
            <w:vAlign w:val="bottom"/>
            <w:hideMark/>
          </w:tcPr>
          <w:p w14:paraId="69340693"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768,387</w:t>
            </w:r>
          </w:p>
        </w:tc>
        <w:tc>
          <w:tcPr>
            <w:tcW w:w="794" w:type="dxa"/>
            <w:tcBorders>
              <w:top w:val="nil"/>
              <w:left w:val="nil"/>
              <w:bottom w:val="single" w:sz="4" w:space="0" w:color="auto"/>
              <w:right w:val="nil"/>
            </w:tcBorders>
            <w:shd w:val="clear" w:color="auto" w:fill="auto"/>
            <w:noWrap/>
            <w:vAlign w:val="bottom"/>
            <w:hideMark/>
          </w:tcPr>
          <w:p w14:paraId="0BED1FC4"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25.64</w:t>
            </w:r>
          </w:p>
        </w:tc>
        <w:tc>
          <w:tcPr>
            <w:tcW w:w="266" w:type="dxa"/>
            <w:tcBorders>
              <w:top w:val="nil"/>
              <w:left w:val="nil"/>
              <w:bottom w:val="single" w:sz="4" w:space="0" w:color="auto"/>
              <w:right w:val="nil"/>
            </w:tcBorders>
            <w:shd w:val="clear" w:color="auto" w:fill="auto"/>
            <w:noWrap/>
            <w:vAlign w:val="bottom"/>
            <w:hideMark/>
          </w:tcPr>
          <w:p w14:paraId="22E862A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1200" w:type="dxa"/>
            <w:tcBorders>
              <w:top w:val="nil"/>
              <w:left w:val="nil"/>
              <w:bottom w:val="single" w:sz="4" w:space="0" w:color="auto"/>
              <w:right w:val="nil"/>
            </w:tcBorders>
            <w:shd w:val="clear" w:color="auto" w:fill="auto"/>
            <w:noWrap/>
            <w:vAlign w:val="bottom"/>
            <w:hideMark/>
          </w:tcPr>
          <w:p w14:paraId="481D0F8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2,227,996</w:t>
            </w:r>
          </w:p>
        </w:tc>
        <w:tc>
          <w:tcPr>
            <w:tcW w:w="900" w:type="dxa"/>
            <w:tcBorders>
              <w:top w:val="nil"/>
              <w:left w:val="nil"/>
              <w:bottom w:val="single" w:sz="4" w:space="0" w:color="auto"/>
              <w:right w:val="nil"/>
            </w:tcBorders>
            <w:shd w:val="clear" w:color="auto" w:fill="auto"/>
            <w:noWrap/>
            <w:vAlign w:val="bottom"/>
            <w:hideMark/>
          </w:tcPr>
          <w:p w14:paraId="1DE8D794"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74.36</w:t>
            </w:r>
          </w:p>
        </w:tc>
        <w:tc>
          <w:tcPr>
            <w:tcW w:w="270" w:type="dxa"/>
            <w:tcBorders>
              <w:top w:val="nil"/>
              <w:left w:val="nil"/>
              <w:bottom w:val="single" w:sz="4" w:space="0" w:color="auto"/>
              <w:right w:val="nil"/>
            </w:tcBorders>
            <w:shd w:val="clear" w:color="auto" w:fill="auto"/>
            <w:noWrap/>
            <w:vAlign w:val="bottom"/>
            <w:hideMark/>
          </w:tcPr>
          <w:p w14:paraId="08A30B1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720" w:type="dxa"/>
            <w:tcBorders>
              <w:top w:val="nil"/>
              <w:left w:val="nil"/>
              <w:bottom w:val="single" w:sz="4" w:space="0" w:color="auto"/>
              <w:right w:val="nil"/>
            </w:tcBorders>
            <w:shd w:val="clear" w:color="auto" w:fill="auto"/>
            <w:noWrap/>
            <w:vAlign w:val="bottom"/>
            <w:hideMark/>
          </w:tcPr>
          <w:p w14:paraId="71ECCE96"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2,996,383</w:t>
            </w:r>
          </w:p>
        </w:tc>
      </w:tr>
    </w:tbl>
    <w:p w14:paraId="0274357F" w14:textId="73175538" w:rsidR="00046389" w:rsidRPr="005346B5" w:rsidRDefault="00046389" w:rsidP="00FF72C5">
      <w:pPr>
        <w:rPr>
          <w:rFonts w:ascii="Times New Roman" w:hAnsi="Times New Roman" w:cs="Times New Roman"/>
          <w:sz w:val="24"/>
          <w:szCs w:val="24"/>
        </w:rPr>
      </w:pPr>
    </w:p>
    <w:p w14:paraId="68D5E776" w14:textId="0AC7B814" w:rsidR="00046389" w:rsidRDefault="00046389" w:rsidP="00FF72C5">
      <w:pPr>
        <w:rPr>
          <w:rFonts w:ascii="Times New Roman" w:hAnsi="Times New Roman" w:cs="Times New Roman"/>
          <w:sz w:val="24"/>
          <w:szCs w:val="24"/>
        </w:rPr>
      </w:pPr>
      <w:r w:rsidRPr="005346B5">
        <w:rPr>
          <w:rFonts w:ascii="Times New Roman" w:hAnsi="Times New Roman" w:cs="Times New Roman"/>
          <w:sz w:val="24"/>
          <w:szCs w:val="24"/>
        </w:rPr>
        <w:t>Over time, the volume of industrial policy documents has steadily increased, with a rising share exhibiting a supportive tone. Geographically, policy intensity is higher in more developed regions, suggesting a link between local capacity and policy activity.</w:t>
      </w:r>
    </w:p>
    <w:p w14:paraId="2AED9276" w14:textId="77777777" w:rsidR="005346B5" w:rsidRPr="005346B5" w:rsidRDefault="005346B5" w:rsidP="00FF72C5">
      <w:pPr>
        <w:rPr>
          <w:rFonts w:ascii="Times New Roman" w:hAnsi="Times New Roman" w:cs="Times New Roman"/>
          <w:sz w:val="24"/>
          <w:szCs w:val="24"/>
        </w:rPr>
      </w:pPr>
    </w:p>
    <w:p w14:paraId="7B2BB8C7" w14:textId="100D49D3" w:rsidR="00046389" w:rsidRPr="005346B5" w:rsidRDefault="00046389" w:rsidP="00FF72C5">
      <w:pPr>
        <w:rPr>
          <w:rFonts w:ascii="Times New Roman" w:hAnsi="Times New Roman" w:cs="Times New Roman"/>
          <w:b/>
          <w:bCs/>
          <w:sz w:val="24"/>
          <w:szCs w:val="24"/>
        </w:rPr>
      </w:pPr>
      <w:r w:rsidRPr="005346B5">
        <w:rPr>
          <w:rFonts w:ascii="Times New Roman" w:hAnsi="Times New Roman" w:cs="Times New Roman"/>
          <w:b/>
          <w:bCs/>
          <w:sz w:val="24"/>
          <w:szCs w:val="24"/>
        </w:rPr>
        <w:t>Industrial policy is multidimensional</w:t>
      </w:r>
    </w:p>
    <w:p w14:paraId="2B807A58" w14:textId="245B88D9" w:rsidR="00046389" w:rsidRPr="005346B5" w:rsidRDefault="00046389" w:rsidP="00046389">
      <w:pPr>
        <w:rPr>
          <w:rFonts w:ascii="Times New Roman" w:hAnsi="Times New Roman" w:cs="Times New Roman"/>
          <w:sz w:val="24"/>
          <w:szCs w:val="24"/>
        </w:rPr>
      </w:pPr>
      <w:r w:rsidRPr="005346B5">
        <w:rPr>
          <w:rFonts w:ascii="Times New Roman" w:hAnsi="Times New Roman" w:cs="Times New Roman"/>
          <w:sz w:val="24"/>
          <w:szCs w:val="24"/>
        </w:rPr>
        <w:t xml:space="preserve">Using LLMs, we extract structured fields from each industrial policy, including the issuing government; </w:t>
      </w:r>
      <w:ins w:id="15" w:author="Gretchen Dykstra" w:date="2025-06-29T06:22:00Z">
        <w:r w:rsidR="003B0841">
          <w:rPr>
            <w:rFonts w:ascii="Times New Roman" w:hAnsi="Times New Roman" w:cs="Times New Roman"/>
            <w:sz w:val="24"/>
            <w:szCs w:val="24"/>
          </w:rPr>
          <w:t xml:space="preserve">a </w:t>
        </w:r>
      </w:ins>
      <w:r w:rsidRPr="005346B5">
        <w:rPr>
          <w:rFonts w:ascii="Times New Roman" w:hAnsi="Times New Roman" w:cs="Times New Roman"/>
          <w:sz w:val="24"/>
          <w:szCs w:val="24"/>
        </w:rPr>
        <w:t xml:space="preserve">list of targeted industries; policy objectives; policy tone (supportive or regulatory/suppressive); policy tools; measures of policy strength; policy conditionality; references to other governments; citations of other policies; policy dates; measures to monitor, evaluate, and incentivize lower-level governments; measures that grant discretion and promote policy innovation and learning; </w:t>
      </w:r>
      <w:ins w:id="16" w:author="Gretchen Dykstra" w:date="2025-06-29T06:22:00Z">
        <w:r w:rsidR="003B0841">
          <w:rPr>
            <w:rFonts w:ascii="Times New Roman" w:hAnsi="Times New Roman" w:cs="Times New Roman"/>
            <w:sz w:val="24"/>
            <w:szCs w:val="24"/>
          </w:rPr>
          <w:t xml:space="preserve">and </w:t>
        </w:r>
      </w:ins>
      <w:r w:rsidRPr="005346B5">
        <w:rPr>
          <w:rFonts w:ascii="Times New Roman" w:hAnsi="Times New Roman" w:cs="Times New Roman"/>
          <w:sz w:val="24"/>
          <w:szCs w:val="24"/>
        </w:rPr>
        <w:t>local adaptation of policies, among others.</w:t>
      </w:r>
      <w:del w:id="17" w:author="Gretchen Dykstra" w:date="2025-06-29T06:22:00Z">
        <w:r w:rsidRPr="005346B5" w:rsidDel="003B0841">
          <w:rPr>
            <w:rFonts w:ascii="Times New Roman" w:hAnsi="Times New Roman" w:cs="Times New Roman"/>
            <w:sz w:val="24"/>
            <w:szCs w:val="24"/>
          </w:rPr>
          <w:delText>.</w:delText>
        </w:r>
      </w:del>
    </w:p>
    <w:p w14:paraId="53CBCECD" w14:textId="37D3A346" w:rsidR="00046389" w:rsidRPr="005346B5" w:rsidRDefault="00046389" w:rsidP="00FF72C5">
      <w:pPr>
        <w:rPr>
          <w:rFonts w:ascii="Times New Roman" w:hAnsi="Times New Roman" w:cs="Times New Roman"/>
          <w:sz w:val="24"/>
          <w:szCs w:val="24"/>
        </w:rPr>
      </w:pPr>
      <w:r w:rsidRPr="005346B5">
        <w:rPr>
          <w:rFonts w:ascii="Times New Roman" w:hAnsi="Times New Roman" w:cs="Times New Roman"/>
          <w:sz w:val="24"/>
          <w:szCs w:val="24"/>
        </w:rPr>
        <w:t xml:space="preserve">This rich metadata moves us beyond binary definitions of industrial policy. In terms of objectives, promotion of strategic sectors appears in 56% of </w:t>
      </w:r>
      <w:ins w:id="18" w:author="Gretchen Dykstra" w:date="2025-06-29T06:22:00Z">
        <w:r w:rsidR="003B0841">
          <w:rPr>
            <w:rFonts w:ascii="Times New Roman" w:hAnsi="Times New Roman" w:cs="Times New Roman"/>
            <w:sz w:val="24"/>
            <w:szCs w:val="24"/>
          </w:rPr>
          <w:t xml:space="preserve">the </w:t>
        </w:r>
      </w:ins>
      <w:r w:rsidRPr="005346B5">
        <w:rPr>
          <w:rFonts w:ascii="Times New Roman" w:hAnsi="Times New Roman" w:cs="Times New Roman"/>
          <w:sz w:val="24"/>
          <w:szCs w:val="24"/>
        </w:rPr>
        <w:t xml:space="preserve">documents. Manufacturing and production-related services are frequently targeted (29% and 40%, respectively). While the share of policies targeting manufacturing has slightly declined, within-manufacturing policies increasingly emphasize high-tech and emerging industries, consistent with </w:t>
      </w:r>
      <w:del w:id="19" w:author="Gretchen Dykstra" w:date="2025-06-29T06:22:00Z">
        <w:r w:rsidRPr="005346B5" w:rsidDel="003B0841">
          <w:rPr>
            <w:rFonts w:ascii="Times New Roman" w:hAnsi="Times New Roman" w:cs="Times New Roman"/>
            <w:sz w:val="24"/>
            <w:szCs w:val="24"/>
          </w:rPr>
          <w:delText xml:space="preserve">China's </w:delText>
        </w:r>
      </w:del>
      <w:ins w:id="20" w:author="Gretchen Dykstra" w:date="2025-06-29T06:22:00Z">
        <w:r w:rsidR="003B0841" w:rsidRPr="005346B5">
          <w:rPr>
            <w:rFonts w:ascii="Times New Roman" w:hAnsi="Times New Roman" w:cs="Times New Roman"/>
            <w:sz w:val="24"/>
            <w:szCs w:val="24"/>
          </w:rPr>
          <w:t>China</w:t>
        </w:r>
        <w:r w:rsidR="003B0841">
          <w:rPr>
            <w:rFonts w:ascii="Times New Roman" w:hAnsi="Times New Roman" w:cs="Times New Roman"/>
            <w:sz w:val="24"/>
            <w:szCs w:val="24"/>
          </w:rPr>
          <w:t>’</w:t>
        </w:r>
        <w:r w:rsidR="003B0841" w:rsidRPr="005346B5">
          <w:rPr>
            <w:rFonts w:ascii="Times New Roman" w:hAnsi="Times New Roman" w:cs="Times New Roman"/>
            <w:sz w:val="24"/>
            <w:szCs w:val="24"/>
          </w:rPr>
          <w:t xml:space="preserve">s </w:t>
        </w:r>
      </w:ins>
      <w:r w:rsidRPr="005346B5">
        <w:rPr>
          <w:rFonts w:ascii="Times New Roman" w:hAnsi="Times New Roman" w:cs="Times New Roman"/>
          <w:sz w:val="24"/>
          <w:szCs w:val="24"/>
        </w:rPr>
        <w:t>upgrading agenda.</w:t>
      </w:r>
    </w:p>
    <w:p w14:paraId="24E0802E" w14:textId="5C67F255" w:rsidR="00046389" w:rsidRDefault="00046389" w:rsidP="00046389">
      <w:pPr>
        <w:rPr>
          <w:rFonts w:ascii="Times New Roman" w:hAnsi="Times New Roman" w:cs="Times New Roman"/>
          <w:sz w:val="24"/>
          <w:szCs w:val="24"/>
        </w:rPr>
      </w:pPr>
      <w:r w:rsidRPr="005346B5">
        <w:rPr>
          <w:rFonts w:ascii="Times New Roman" w:hAnsi="Times New Roman" w:cs="Times New Roman"/>
          <w:sz w:val="24"/>
          <w:szCs w:val="24"/>
        </w:rPr>
        <w:t>In terms of policy tools, we guide the LLM to classify them into 2</w:t>
      </w:r>
      <w:r w:rsidR="003F4CAC">
        <w:rPr>
          <w:rFonts w:ascii="Times New Roman" w:hAnsi="Times New Roman" w:cs="Times New Roman"/>
          <w:sz w:val="24"/>
          <w:szCs w:val="24"/>
        </w:rPr>
        <w:t>0</w:t>
      </w:r>
      <w:r w:rsidRPr="005346B5">
        <w:rPr>
          <w:rFonts w:ascii="Times New Roman" w:hAnsi="Times New Roman" w:cs="Times New Roman"/>
          <w:sz w:val="24"/>
          <w:szCs w:val="24"/>
        </w:rPr>
        <w:t xml:space="preserve"> tools. Although fiscal subsidy is the most common policy tool</w:t>
      </w:r>
      <w:ins w:id="21" w:author="Gretchen Dykstra" w:date="2025-06-29T06:23:00Z">
        <w:r w:rsidR="00D738CD">
          <w:rPr>
            <w:rFonts w:ascii="Times New Roman" w:hAnsi="Times New Roman" w:cs="Times New Roman"/>
            <w:sz w:val="24"/>
            <w:szCs w:val="24"/>
          </w:rPr>
          <w:t>,</w:t>
        </w:r>
      </w:ins>
      <w:r w:rsidRPr="005346B5">
        <w:rPr>
          <w:rFonts w:ascii="Times New Roman" w:hAnsi="Times New Roman" w:cs="Times New Roman"/>
          <w:sz w:val="24"/>
          <w:szCs w:val="24"/>
        </w:rPr>
        <w:t xml:space="preserve"> </w:t>
      </w:r>
      <w:del w:id="22" w:author="Gretchen Dykstra" w:date="2025-06-29T06:23:00Z">
        <w:r w:rsidRPr="005346B5" w:rsidDel="00D738CD">
          <w:rPr>
            <w:rFonts w:ascii="Times New Roman" w:hAnsi="Times New Roman" w:cs="Times New Roman"/>
            <w:sz w:val="24"/>
            <w:szCs w:val="24"/>
          </w:rPr>
          <w:delText xml:space="preserve">that </w:delText>
        </w:r>
      </w:del>
      <w:r w:rsidRPr="005346B5">
        <w:rPr>
          <w:rFonts w:ascii="Times New Roman" w:hAnsi="Times New Roman" w:cs="Times New Roman"/>
          <w:sz w:val="24"/>
          <w:szCs w:val="24"/>
        </w:rPr>
        <w:t>appear</w:t>
      </w:r>
      <w:del w:id="23" w:author="Gretchen Dykstra" w:date="2025-06-29T06:23:00Z">
        <w:r w:rsidRPr="005346B5" w:rsidDel="00D738CD">
          <w:rPr>
            <w:rFonts w:ascii="Times New Roman" w:hAnsi="Times New Roman" w:cs="Times New Roman"/>
            <w:sz w:val="24"/>
            <w:szCs w:val="24"/>
          </w:rPr>
          <w:delText>ed</w:delText>
        </w:r>
      </w:del>
      <w:ins w:id="24" w:author="Gretchen Dykstra" w:date="2025-06-29T06:23:00Z">
        <w:r w:rsidR="00D738CD">
          <w:rPr>
            <w:rFonts w:ascii="Times New Roman" w:hAnsi="Times New Roman" w:cs="Times New Roman"/>
            <w:sz w:val="24"/>
            <w:szCs w:val="24"/>
          </w:rPr>
          <w:t>ing</w:t>
        </w:r>
      </w:ins>
      <w:r w:rsidRPr="005346B5">
        <w:rPr>
          <w:rFonts w:ascii="Times New Roman" w:hAnsi="Times New Roman" w:cs="Times New Roman"/>
          <w:sz w:val="24"/>
          <w:szCs w:val="24"/>
        </w:rPr>
        <w:t xml:space="preserve"> in 41% of the policies, still more than half of the policies do not employ fiscal subsidy, suggesting the significant bias of </w:t>
      </w:r>
      <w:del w:id="25" w:author="Gretchen Dykstra" w:date="2025-06-29T06:23:00Z">
        <w:r w:rsidRPr="005346B5" w:rsidDel="00D738CD">
          <w:rPr>
            <w:rFonts w:ascii="Times New Roman" w:hAnsi="Times New Roman" w:cs="Times New Roman"/>
            <w:sz w:val="24"/>
            <w:szCs w:val="24"/>
          </w:rPr>
          <w:delText xml:space="preserve">the </w:delText>
        </w:r>
      </w:del>
      <w:r w:rsidRPr="005346B5">
        <w:rPr>
          <w:rFonts w:ascii="Times New Roman" w:hAnsi="Times New Roman" w:cs="Times New Roman"/>
          <w:sz w:val="24"/>
          <w:szCs w:val="24"/>
        </w:rPr>
        <w:t xml:space="preserve">existing measures of industrial policy based on the amount of government subsidies. Table 2 shows tool variation across government levels. </w:t>
      </w:r>
      <w:r w:rsidR="006F33D5" w:rsidRPr="00BD6E49">
        <w:rPr>
          <w:rFonts w:ascii="Times New Roman" w:hAnsi="Times New Roman" w:cs="Times New Roman"/>
          <w:sz w:val="24"/>
          <w:szCs w:val="24"/>
        </w:rPr>
        <w:t>Local governments favor tools that directly support firms, using fiscal subsidies (48% vs. 25%), labor policies (27% vs. 16%), and infrastructure investment (23% vs. 11%) far more frequently than the central government</w:t>
      </w:r>
      <w:r w:rsidR="006F33D5" w:rsidRPr="005346B5">
        <w:rPr>
          <w:rFonts w:ascii="Times New Roman" w:hAnsi="Times New Roman" w:cs="Times New Roman"/>
          <w:sz w:val="24"/>
          <w:szCs w:val="24"/>
        </w:rPr>
        <w:t xml:space="preserve">. </w:t>
      </w:r>
      <w:r w:rsidRPr="005346B5">
        <w:rPr>
          <w:rFonts w:ascii="Times New Roman" w:hAnsi="Times New Roman" w:cs="Times New Roman"/>
          <w:sz w:val="24"/>
          <w:szCs w:val="24"/>
        </w:rPr>
        <w:t>In contrast, the central government plays a more strategic and regulatory role, emphasizing tools like market access and regulation (42%) and trade protection (19%), and focusing policy attention on strategic industries (20%).</w:t>
      </w:r>
    </w:p>
    <w:p w14:paraId="78EAB277" w14:textId="77777777" w:rsidR="00B72AAB" w:rsidRDefault="00B72AAB">
      <w:pPr>
        <w:rPr>
          <w:ins w:id="26" w:author="Gretchen Dykstra" w:date="2025-06-29T06:23:00Z"/>
          <w:rFonts w:ascii="Times New Roman" w:hAnsi="Times New Roman" w:cs="Times New Roman"/>
          <w:sz w:val="24"/>
          <w:szCs w:val="24"/>
        </w:rPr>
      </w:pPr>
      <w:ins w:id="27" w:author="Gretchen Dykstra" w:date="2025-06-29T06:23:00Z">
        <w:r>
          <w:rPr>
            <w:rFonts w:ascii="Times New Roman" w:hAnsi="Times New Roman" w:cs="Times New Roman"/>
            <w:sz w:val="24"/>
            <w:szCs w:val="24"/>
          </w:rPr>
          <w:br w:type="page"/>
        </w:r>
      </w:ins>
    </w:p>
    <w:p w14:paraId="53A21B1C" w14:textId="2B806D37" w:rsidR="00046389" w:rsidRPr="005346B5" w:rsidRDefault="00046389" w:rsidP="00046389">
      <w:pPr>
        <w:jc w:val="center"/>
        <w:rPr>
          <w:rFonts w:ascii="Times New Roman" w:hAnsi="Times New Roman" w:cs="Times New Roman"/>
          <w:sz w:val="24"/>
          <w:szCs w:val="24"/>
        </w:rPr>
      </w:pPr>
      <w:r w:rsidRPr="005346B5">
        <w:rPr>
          <w:rFonts w:ascii="Times New Roman" w:hAnsi="Times New Roman" w:cs="Times New Roman"/>
          <w:sz w:val="24"/>
          <w:szCs w:val="24"/>
        </w:rPr>
        <w:lastRenderedPageBreak/>
        <w:t>Table 2. Industrial Policy Implementation Tools, by Government Levels</w:t>
      </w:r>
    </w:p>
    <w:tbl>
      <w:tblPr>
        <w:tblW w:w="7451" w:type="dxa"/>
        <w:jc w:val="center"/>
        <w:tblLook w:val="04A0" w:firstRow="1" w:lastRow="0" w:firstColumn="1" w:lastColumn="0" w:noHBand="0" w:noVBand="1"/>
      </w:tblPr>
      <w:tblGrid>
        <w:gridCol w:w="3600"/>
        <w:gridCol w:w="996"/>
        <w:gridCol w:w="996"/>
        <w:gridCol w:w="1070"/>
        <w:gridCol w:w="996"/>
      </w:tblGrid>
      <w:tr w:rsidR="00046389" w:rsidRPr="005346B5" w14:paraId="09AE14DA" w14:textId="77777777" w:rsidTr="006D7C22">
        <w:trPr>
          <w:trHeight w:val="300"/>
          <w:jc w:val="center"/>
        </w:trPr>
        <w:tc>
          <w:tcPr>
            <w:tcW w:w="3600" w:type="dxa"/>
            <w:tcBorders>
              <w:top w:val="single" w:sz="4" w:space="0" w:color="auto"/>
              <w:left w:val="nil"/>
              <w:bottom w:val="single" w:sz="4" w:space="0" w:color="auto"/>
              <w:right w:val="nil"/>
            </w:tcBorders>
            <w:shd w:val="clear" w:color="auto" w:fill="auto"/>
            <w:noWrap/>
            <w:vAlign w:val="bottom"/>
            <w:hideMark/>
          </w:tcPr>
          <w:p w14:paraId="0CF6D612"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940" w:type="dxa"/>
            <w:tcBorders>
              <w:top w:val="single" w:sz="4" w:space="0" w:color="auto"/>
              <w:left w:val="nil"/>
              <w:bottom w:val="single" w:sz="4" w:space="0" w:color="auto"/>
              <w:right w:val="nil"/>
            </w:tcBorders>
            <w:shd w:val="clear" w:color="auto" w:fill="auto"/>
            <w:noWrap/>
            <w:vAlign w:val="bottom"/>
            <w:hideMark/>
          </w:tcPr>
          <w:p w14:paraId="747F1C4B"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All</w:t>
            </w:r>
          </w:p>
        </w:tc>
        <w:tc>
          <w:tcPr>
            <w:tcW w:w="960" w:type="dxa"/>
            <w:tcBorders>
              <w:top w:val="single" w:sz="4" w:space="0" w:color="auto"/>
              <w:left w:val="nil"/>
              <w:bottom w:val="single" w:sz="4" w:space="0" w:color="auto"/>
              <w:right w:val="nil"/>
            </w:tcBorders>
            <w:shd w:val="clear" w:color="auto" w:fill="auto"/>
            <w:noWrap/>
            <w:vAlign w:val="bottom"/>
            <w:hideMark/>
          </w:tcPr>
          <w:p w14:paraId="4B6D6C7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Central</w:t>
            </w:r>
          </w:p>
        </w:tc>
        <w:tc>
          <w:tcPr>
            <w:tcW w:w="991" w:type="dxa"/>
            <w:tcBorders>
              <w:top w:val="single" w:sz="4" w:space="0" w:color="auto"/>
              <w:left w:val="nil"/>
              <w:bottom w:val="single" w:sz="4" w:space="0" w:color="auto"/>
              <w:right w:val="nil"/>
            </w:tcBorders>
            <w:shd w:val="clear" w:color="auto" w:fill="auto"/>
            <w:noWrap/>
            <w:vAlign w:val="bottom"/>
            <w:hideMark/>
          </w:tcPr>
          <w:p w14:paraId="3FE62D5A"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Province</w:t>
            </w:r>
          </w:p>
        </w:tc>
        <w:tc>
          <w:tcPr>
            <w:tcW w:w="960" w:type="dxa"/>
            <w:tcBorders>
              <w:top w:val="single" w:sz="4" w:space="0" w:color="auto"/>
              <w:left w:val="nil"/>
              <w:bottom w:val="single" w:sz="4" w:space="0" w:color="auto"/>
              <w:right w:val="nil"/>
            </w:tcBorders>
            <w:shd w:val="clear" w:color="auto" w:fill="auto"/>
            <w:noWrap/>
            <w:vAlign w:val="bottom"/>
            <w:hideMark/>
          </w:tcPr>
          <w:p w14:paraId="7C66AAA9"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City</w:t>
            </w:r>
          </w:p>
        </w:tc>
      </w:tr>
      <w:tr w:rsidR="00046389" w:rsidRPr="005346B5" w14:paraId="2AC8661F" w14:textId="77777777" w:rsidTr="006D7C22">
        <w:trPr>
          <w:trHeight w:val="300"/>
          <w:jc w:val="center"/>
        </w:trPr>
        <w:tc>
          <w:tcPr>
            <w:tcW w:w="5500" w:type="dxa"/>
            <w:gridSpan w:val="3"/>
            <w:tcBorders>
              <w:top w:val="nil"/>
              <w:left w:val="nil"/>
              <w:bottom w:val="single" w:sz="4" w:space="0" w:color="auto"/>
              <w:right w:val="nil"/>
            </w:tcBorders>
            <w:shd w:val="clear" w:color="auto" w:fill="auto"/>
            <w:noWrap/>
            <w:vAlign w:val="bottom"/>
            <w:hideMark/>
          </w:tcPr>
          <w:p w14:paraId="7662A19E"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Fiscal and Financial Tools</w:t>
            </w:r>
          </w:p>
        </w:tc>
        <w:tc>
          <w:tcPr>
            <w:tcW w:w="991" w:type="dxa"/>
            <w:tcBorders>
              <w:top w:val="nil"/>
              <w:left w:val="nil"/>
              <w:bottom w:val="single" w:sz="4" w:space="0" w:color="auto"/>
              <w:right w:val="nil"/>
            </w:tcBorders>
            <w:shd w:val="clear" w:color="auto" w:fill="auto"/>
            <w:noWrap/>
            <w:vAlign w:val="bottom"/>
            <w:hideMark/>
          </w:tcPr>
          <w:p w14:paraId="40DF33F8"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960" w:type="dxa"/>
            <w:tcBorders>
              <w:top w:val="nil"/>
              <w:left w:val="nil"/>
              <w:bottom w:val="single" w:sz="4" w:space="0" w:color="auto"/>
              <w:right w:val="nil"/>
            </w:tcBorders>
            <w:shd w:val="clear" w:color="auto" w:fill="auto"/>
            <w:noWrap/>
            <w:vAlign w:val="bottom"/>
            <w:hideMark/>
          </w:tcPr>
          <w:p w14:paraId="4DD97773"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r>
      <w:tr w:rsidR="00046389" w:rsidRPr="005346B5" w14:paraId="613CB401"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650289F4"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Credit and Finance</w:t>
            </w:r>
          </w:p>
        </w:tc>
        <w:tc>
          <w:tcPr>
            <w:tcW w:w="940" w:type="dxa"/>
            <w:tcBorders>
              <w:top w:val="nil"/>
              <w:left w:val="nil"/>
              <w:bottom w:val="nil"/>
              <w:right w:val="nil"/>
            </w:tcBorders>
            <w:shd w:val="clear" w:color="auto" w:fill="auto"/>
            <w:noWrap/>
            <w:vAlign w:val="bottom"/>
            <w:hideMark/>
          </w:tcPr>
          <w:p w14:paraId="2D73358D"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0.14</w:t>
            </w:r>
          </w:p>
        </w:tc>
        <w:tc>
          <w:tcPr>
            <w:tcW w:w="960" w:type="dxa"/>
            <w:tcBorders>
              <w:top w:val="nil"/>
              <w:left w:val="nil"/>
              <w:bottom w:val="nil"/>
              <w:right w:val="nil"/>
            </w:tcBorders>
            <w:shd w:val="clear" w:color="auto" w:fill="auto"/>
            <w:noWrap/>
            <w:vAlign w:val="bottom"/>
            <w:hideMark/>
          </w:tcPr>
          <w:p w14:paraId="37DA28E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0.11</w:t>
            </w:r>
          </w:p>
        </w:tc>
        <w:tc>
          <w:tcPr>
            <w:tcW w:w="991" w:type="dxa"/>
            <w:tcBorders>
              <w:top w:val="nil"/>
              <w:left w:val="nil"/>
              <w:bottom w:val="nil"/>
              <w:right w:val="nil"/>
            </w:tcBorders>
            <w:shd w:val="clear" w:color="auto" w:fill="auto"/>
            <w:noWrap/>
            <w:vAlign w:val="bottom"/>
            <w:hideMark/>
          </w:tcPr>
          <w:p w14:paraId="475F2497"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0.12</w:t>
            </w:r>
          </w:p>
        </w:tc>
        <w:tc>
          <w:tcPr>
            <w:tcW w:w="960" w:type="dxa"/>
            <w:tcBorders>
              <w:top w:val="nil"/>
              <w:left w:val="nil"/>
              <w:bottom w:val="nil"/>
              <w:right w:val="nil"/>
            </w:tcBorders>
            <w:shd w:val="clear" w:color="auto" w:fill="auto"/>
            <w:noWrap/>
            <w:vAlign w:val="bottom"/>
            <w:hideMark/>
          </w:tcPr>
          <w:p w14:paraId="280BA16E"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0.18</w:t>
            </w:r>
          </w:p>
        </w:tc>
      </w:tr>
      <w:tr w:rsidR="00046389" w:rsidRPr="005346B5" w14:paraId="62D34F30"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70D2694B"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Tax Incentives</w:t>
            </w:r>
          </w:p>
        </w:tc>
        <w:tc>
          <w:tcPr>
            <w:tcW w:w="940" w:type="dxa"/>
            <w:tcBorders>
              <w:top w:val="nil"/>
              <w:left w:val="nil"/>
              <w:bottom w:val="nil"/>
              <w:right w:val="nil"/>
            </w:tcBorders>
            <w:shd w:val="clear" w:color="auto" w:fill="auto"/>
            <w:noWrap/>
            <w:vAlign w:val="bottom"/>
            <w:hideMark/>
          </w:tcPr>
          <w:p w14:paraId="531E67C4"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0.20</w:t>
            </w:r>
          </w:p>
        </w:tc>
        <w:tc>
          <w:tcPr>
            <w:tcW w:w="960" w:type="dxa"/>
            <w:tcBorders>
              <w:top w:val="nil"/>
              <w:left w:val="nil"/>
              <w:bottom w:val="nil"/>
              <w:right w:val="nil"/>
            </w:tcBorders>
            <w:shd w:val="clear" w:color="auto" w:fill="auto"/>
            <w:noWrap/>
            <w:vAlign w:val="bottom"/>
            <w:hideMark/>
          </w:tcPr>
          <w:p w14:paraId="507FBE6B"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0.20</w:t>
            </w:r>
          </w:p>
        </w:tc>
        <w:tc>
          <w:tcPr>
            <w:tcW w:w="991" w:type="dxa"/>
            <w:tcBorders>
              <w:top w:val="nil"/>
              <w:left w:val="nil"/>
              <w:bottom w:val="nil"/>
              <w:right w:val="nil"/>
            </w:tcBorders>
            <w:shd w:val="clear" w:color="auto" w:fill="auto"/>
            <w:noWrap/>
            <w:vAlign w:val="bottom"/>
            <w:hideMark/>
          </w:tcPr>
          <w:p w14:paraId="4FB8DE2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0.16</w:t>
            </w:r>
          </w:p>
        </w:tc>
        <w:tc>
          <w:tcPr>
            <w:tcW w:w="960" w:type="dxa"/>
            <w:tcBorders>
              <w:top w:val="nil"/>
              <w:left w:val="nil"/>
              <w:bottom w:val="nil"/>
              <w:right w:val="nil"/>
            </w:tcBorders>
            <w:shd w:val="clear" w:color="auto" w:fill="auto"/>
            <w:noWrap/>
            <w:vAlign w:val="bottom"/>
            <w:hideMark/>
          </w:tcPr>
          <w:p w14:paraId="022F1207"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0.23</w:t>
            </w:r>
          </w:p>
        </w:tc>
      </w:tr>
      <w:tr w:rsidR="00046389" w:rsidRPr="005346B5" w14:paraId="0EAF438C"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5F91CA91"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Equity Support</w:t>
            </w:r>
          </w:p>
        </w:tc>
        <w:tc>
          <w:tcPr>
            <w:tcW w:w="940" w:type="dxa"/>
            <w:tcBorders>
              <w:top w:val="nil"/>
              <w:left w:val="nil"/>
              <w:bottom w:val="nil"/>
              <w:right w:val="nil"/>
            </w:tcBorders>
            <w:shd w:val="clear" w:color="auto" w:fill="auto"/>
            <w:noWrap/>
            <w:vAlign w:val="bottom"/>
            <w:hideMark/>
          </w:tcPr>
          <w:p w14:paraId="7714FD41"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0.05</w:t>
            </w:r>
          </w:p>
        </w:tc>
        <w:tc>
          <w:tcPr>
            <w:tcW w:w="960" w:type="dxa"/>
            <w:tcBorders>
              <w:top w:val="nil"/>
              <w:left w:val="nil"/>
              <w:bottom w:val="nil"/>
              <w:right w:val="nil"/>
            </w:tcBorders>
            <w:shd w:val="clear" w:color="auto" w:fill="auto"/>
            <w:noWrap/>
            <w:vAlign w:val="bottom"/>
            <w:hideMark/>
          </w:tcPr>
          <w:p w14:paraId="7B44ABFB"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0.04</w:t>
            </w:r>
          </w:p>
        </w:tc>
        <w:tc>
          <w:tcPr>
            <w:tcW w:w="991" w:type="dxa"/>
            <w:tcBorders>
              <w:top w:val="nil"/>
              <w:left w:val="nil"/>
              <w:bottom w:val="nil"/>
              <w:right w:val="nil"/>
            </w:tcBorders>
            <w:shd w:val="clear" w:color="auto" w:fill="auto"/>
            <w:noWrap/>
            <w:vAlign w:val="bottom"/>
            <w:hideMark/>
          </w:tcPr>
          <w:p w14:paraId="1486C8AD"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0.04</w:t>
            </w:r>
          </w:p>
        </w:tc>
        <w:tc>
          <w:tcPr>
            <w:tcW w:w="960" w:type="dxa"/>
            <w:tcBorders>
              <w:top w:val="nil"/>
              <w:left w:val="nil"/>
              <w:bottom w:val="nil"/>
              <w:right w:val="nil"/>
            </w:tcBorders>
            <w:shd w:val="clear" w:color="auto" w:fill="auto"/>
            <w:noWrap/>
            <w:vAlign w:val="bottom"/>
            <w:hideMark/>
          </w:tcPr>
          <w:p w14:paraId="11CD5E81"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0.06</w:t>
            </w:r>
          </w:p>
        </w:tc>
      </w:tr>
      <w:tr w:rsidR="00046389" w:rsidRPr="005346B5" w14:paraId="67B8AA73"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74BF0CAD"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Fiscal Subsidies</w:t>
            </w:r>
          </w:p>
        </w:tc>
        <w:tc>
          <w:tcPr>
            <w:tcW w:w="940" w:type="dxa"/>
            <w:tcBorders>
              <w:top w:val="nil"/>
              <w:left w:val="nil"/>
              <w:bottom w:val="nil"/>
              <w:right w:val="nil"/>
            </w:tcBorders>
            <w:shd w:val="clear" w:color="auto" w:fill="auto"/>
            <w:noWrap/>
            <w:vAlign w:val="bottom"/>
            <w:hideMark/>
          </w:tcPr>
          <w:p w14:paraId="6056393D"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0.41</w:t>
            </w:r>
          </w:p>
        </w:tc>
        <w:tc>
          <w:tcPr>
            <w:tcW w:w="960" w:type="dxa"/>
            <w:tcBorders>
              <w:top w:val="nil"/>
              <w:left w:val="nil"/>
              <w:bottom w:val="nil"/>
              <w:right w:val="nil"/>
            </w:tcBorders>
            <w:shd w:val="clear" w:color="auto" w:fill="auto"/>
            <w:noWrap/>
            <w:vAlign w:val="bottom"/>
            <w:hideMark/>
          </w:tcPr>
          <w:p w14:paraId="66DEC4AE"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0.25</w:t>
            </w:r>
          </w:p>
        </w:tc>
        <w:tc>
          <w:tcPr>
            <w:tcW w:w="991" w:type="dxa"/>
            <w:tcBorders>
              <w:top w:val="nil"/>
              <w:left w:val="nil"/>
              <w:bottom w:val="nil"/>
              <w:right w:val="nil"/>
            </w:tcBorders>
            <w:shd w:val="clear" w:color="auto" w:fill="auto"/>
            <w:noWrap/>
            <w:vAlign w:val="bottom"/>
            <w:hideMark/>
          </w:tcPr>
          <w:p w14:paraId="0B2C3A28"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0.39</w:t>
            </w:r>
          </w:p>
        </w:tc>
        <w:tc>
          <w:tcPr>
            <w:tcW w:w="960" w:type="dxa"/>
            <w:tcBorders>
              <w:top w:val="nil"/>
              <w:left w:val="nil"/>
              <w:bottom w:val="nil"/>
              <w:right w:val="nil"/>
            </w:tcBorders>
            <w:shd w:val="clear" w:color="auto" w:fill="auto"/>
            <w:noWrap/>
            <w:vAlign w:val="bottom"/>
            <w:hideMark/>
          </w:tcPr>
          <w:p w14:paraId="3ABFB61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0.48</w:t>
            </w:r>
          </w:p>
        </w:tc>
      </w:tr>
      <w:tr w:rsidR="00046389" w:rsidRPr="005346B5" w14:paraId="35E54642" w14:textId="77777777" w:rsidTr="006D7C22">
        <w:trPr>
          <w:trHeight w:val="300"/>
          <w:jc w:val="center"/>
        </w:trPr>
        <w:tc>
          <w:tcPr>
            <w:tcW w:w="5500" w:type="dxa"/>
            <w:gridSpan w:val="3"/>
            <w:tcBorders>
              <w:top w:val="single" w:sz="4" w:space="0" w:color="auto"/>
              <w:left w:val="nil"/>
              <w:bottom w:val="single" w:sz="4" w:space="0" w:color="auto"/>
              <w:right w:val="nil"/>
            </w:tcBorders>
            <w:shd w:val="clear" w:color="auto" w:fill="auto"/>
            <w:noWrap/>
            <w:vAlign w:val="bottom"/>
            <w:hideMark/>
          </w:tcPr>
          <w:p w14:paraId="326FFCC8"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Entry and Regulation Tools</w:t>
            </w:r>
          </w:p>
        </w:tc>
        <w:tc>
          <w:tcPr>
            <w:tcW w:w="991" w:type="dxa"/>
            <w:tcBorders>
              <w:top w:val="single" w:sz="4" w:space="0" w:color="auto"/>
              <w:left w:val="nil"/>
              <w:bottom w:val="single" w:sz="4" w:space="0" w:color="auto"/>
              <w:right w:val="nil"/>
            </w:tcBorders>
            <w:shd w:val="clear" w:color="auto" w:fill="auto"/>
            <w:noWrap/>
            <w:vAlign w:val="bottom"/>
            <w:hideMark/>
          </w:tcPr>
          <w:p w14:paraId="0D4159EE"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960" w:type="dxa"/>
            <w:tcBorders>
              <w:top w:val="single" w:sz="4" w:space="0" w:color="auto"/>
              <w:left w:val="nil"/>
              <w:bottom w:val="single" w:sz="4" w:space="0" w:color="auto"/>
              <w:right w:val="nil"/>
            </w:tcBorders>
            <w:shd w:val="clear" w:color="auto" w:fill="auto"/>
            <w:noWrap/>
            <w:vAlign w:val="bottom"/>
            <w:hideMark/>
          </w:tcPr>
          <w:p w14:paraId="1F23A7B3"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r>
      <w:tr w:rsidR="00046389" w:rsidRPr="005346B5" w14:paraId="58E698A0"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37C52FB6"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Industrial Fund</w:t>
            </w:r>
          </w:p>
        </w:tc>
        <w:tc>
          <w:tcPr>
            <w:tcW w:w="940" w:type="dxa"/>
            <w:tcBorders>
              <w:top w:val="nil"/>
              <w:left w:val="nil"/>
              <w:bottom w:val="nil"/>
              <w:right w:val="nil"/>
            </w:tcBorders>
            <w:shd w:val="clear" w:color="auto" w:fill="auto"/>
            <w:noWrap/>
            <w:vAlign w:val="bottom"/>
            <w:hideMark/>
          </w:tcPr>
          <w:p w14:paraId="22C43BE0"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0.07</w:t>
            </w:r>
          </w:p>
        </w:tc>
        <w:tc>
          <w:tcPr>
            <w:tcW w:w="960" w:type="dxa"/>
            <w:tcBorders>
              <w:top w:val="nil"/>
              <w:left w:val="nil"/>
              <w:bottom w:val="nil"/>
              <w:right w:val="nil"/>
            </w:tcBorders>
            <w:shd w:val="clear" w:color="auto" w:fill="auto"/>
            <w:noWrap/>
            <w:vAlign w:val="bottom"/>
            <w:hideMark/>
          </w:tcPr>
          <w:p w14:paraId="5D39C349"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0.04</w:t>
            </w:r>
          </w:p>
        </w:tc>
        <w:tc>
          <w:tcPr>
            <w:tcW w:w="991" w:type="dxa"/>
            <w:tcBorders>
              <w:top w:val="nil"/>
              <w:left w:val="nil"/>
              <w:bottom w:val="nil"/>
              <w:right w:val="nil"/>
            </w:tcBorders>
            <w:shd w:val="clear" w:color="auto" w:fill="auto"/>
            <w:noWrap/>
            <w:vAlign w:val="bottom"/>
            <w:hideMark/>
          </w:tcPr>
          <w:p w14:paraId="0C05A93B"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0.06</w:t>
            </w:r>
          </w:p>
        </w:tc>
        <w:tc>
          <w:tcPr>
            <w:tcW w:w="960" w:type="dxa"/>
            <w:tcBorders>
              <w:top w:val="nil"/>
              <w:left w:val="nil"/>
              <w:bottom w:val="nil"/>
              <w:right w:val="nil"/>
            </w:tcBorders>
            <w:shd w:val="clear" w:color="auto" w:fill="auto"/>
            <w:noWrap/>
            <w:vAlign w:val="bottom"/>
            <w:hideMark/>
          </w:tcPr>
          <w:p w14:paraId="5039EA84"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0.09</w:t>
            </w:r>
          </w:p>
        </w:tc>
      </w:tr>
      <w:tr w:rsidR="00046389" w:rsidRPr="005346B5" w14:paraId="78D1200D"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217A27B1"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Promote Entrepreneurship</w:t>
            </w:r>
          </w:p>
        </w:tc>
        <w:tc>
          <w:tcPr>
            <w:tcW w:w="940" w:type="dxa"/>
            <w:tcBorders>
              <w:top w:val="nil"/>
              <w:left w:val="nil"/>
              <w:bottom w:val="nil"/>
              <w:right w:val="nil"/>
            </w:tcBorders>
            <w:shd w:val="clear" w:color="auto" w:fill="auto"/>
            <w:noWrap/>
            <w:vAlign w:val="bottom"/>
            <w:hideMark/>
          </w:tcPr>
          <w:p w14:paraId="6651648D"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0.06</w:t>
            </w:r>
          </w:p>
        </w:tc>
        <w:tc>
          <w:tcPr>
            <w:tcW w:w="960" w:type="dxa"/>
            <w:tcBorders>
              <w:top w:val="nil"/>
              <w:left w:val="nil"/>
              <w:bottom w:val="nil"/>
              <w:right w:val="nil"/>
            </w:tcBorders>
            <w:shd w:val="clear" w:color="auto" w:fill="auto"/>
            <w:noWrap/>
            <w:vAlign w:val="bottom"/>
            <w:hideMark/>
          </w:tcPr>
          <w:p w14:paraId="5B8B585A"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0.04</w:t>
            </w:r>
          </w:p>
        </w:tc>
        <w:tc>
          <w:tcPr>
            <w:tcW w:w="991" w:type="dxa"/>
            <w:tcBorders>
              <w:top w:val="nil"/>
              <w:left w:val="nil"/>
              <w:bottom w:val="nil"/>
              <w:right w:val="nil"/>
            </w:tcBorders>
            <w:shd w:val="clear" w:color="auto" w:fill="auto"/>
            <w:noWrap/>
            <w:vAlign w:val="bottom"/>
            <w:hideMark/>
          </w:tcPr>
          <w:p w14:paraId="0BC95A74"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0.05</w:t>
            </w:r>
          </w:p>
        </w:tc>
        <w:tc>
          <w:tcPr>
            <w:tcW w:w="960" w:type="dxa"/>
            <w:tcBorders>
              <w:top w:val="nil"/>
              <w:left w:val="nil"/>
              <w:bottom w:val="nil"/>
              <w:right w:val="nil"/>
            </w:tcBorders>
            <w:shd w:val="clear" w:color="auto" w:fill="auto"/>
            <w:noWrap/>
            <w:vAlign w:val="bottom"/>
            <w:hideMark/>
          </w:tcPr>
          <w:p w14:paraId="469FBAE1"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0.08</w:t>
            </w:r>
          </w:p>
        </w:tc>
      </w:tr>
      <w:tr w:rsidR="00046389" w:rsidRPr="005346B5" w14:paraId="3EDD51CF"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09C79C85"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Investment Policy</w:t>
            </w:r>
          </w:p>
        </w:tc>
        <w:tc>
          <w:tcPr>
            <w:tcW w:w="940" w:type="dxa"/>
            <w:tcBorders>
              <w:top w:val="nil"/>
              <w:left w:val="nil"/>
              <w:bottom w:val="nil"/>
              <w:right w:val="nil"/>
            </w:tcBorders>
            <w:shd w:val="clear" w:color="auto" w:fill="auto"/>
            <w:noWrap/>
            <w:vAlign w:val="bottom"/>
            <w:hideMark/>
          </w:tcPr>
          <w:p w14:paraId="49CC4F4A"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0.13</w:t>
            </w:r>
          </w:p>
        </w:tc>
        <w:tc>
          <w:tcPr>
            <w:tcW w:w="960" w:type="dxa"/>
            <w:tcBorders>
              <w:top w:val="nil"/>
              <w:left w:val="nil"/>
              <w:bottom w:val="nil"/>
              <w:right w:val="nil"/>
            </w:tcBorders>
            <w:shd w:val="clear" w:color="auto" w:fill="auto"/>
            <w:noWrap/>
            <w:vAlign w:val="bottom"/>
            <w:hideMark/>
          </w:tcPr>
          <w:p w14:paraId="3E0AB3D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0.11</w:t>
            </w:r>
          </w:p>
        </w:tc>
        <w:tc>
          <w:tcPr>
            <w:tcW w:w="991" w:type="dxa"/>
            <w:tcBorders>
              <w:top w:val="nil"/>
              <w:left w:val="nil"/>
              <w:bottom w:val="nil"/>
              <w:right w:val="nil"/>
            </w:tcBorders>
            <w:shd w:val="clear" w:color="auto" w:fill="auto"/>
            <w:noWrap/>
            <w:vAlign w:val="bottom"/>
            <w:hideMark/>
          </w:tcPr>
          <w:p w14:paraId="3BA1C613"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0.12</w:t>
            </w:r>
          </w:p>
        </w:tc>
        <w:tc>
          <w:tcPr>
            <w:tcW w:w="960" w:type="dxa"/>
            <w:tcBorders>
              <w:top w:val="nil"/>
              <w:left w:val="nil"/>
              <w:bottom w:val="nil"/>
              <w:right w:val="nil"/>
            </w:tcBorders>
            <w:shd w:val="clear" w:color="auto" w:fill="auto"/>
            <w:noWrap/>
            <w:vAlign w:val="bottom"/>
            <w:hideMark/>
          </w:tcPr>
          <w:p w14:paraId="48389C9F"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0.16</w:t>
            </w:r>
          </w:p>
        </w:tc>
      </w:tr>
      <w:tr w:rsidR="00046389" w:rsidRPr="005346B5" w14:paraId="6CD1D838"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4B984811"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Improving Business Environment</w:t>
            </w:r>
          </w:p>
        </w:tc>
        <w:tc>
          <w:tcPr>
            <w:tcW w:w="940" w:type="dxa"/>
            <w:tcBorders>
              <w:top w:val="nil"/>
              <w:left w:val="nil"/>
              <w:bottom w:val="nil"/>
              <w:right w:val="nil"/>
            </w:tcBorders>
            <w:shd w:val="clear" w:color="auto" w:fill="auto"/>
            <w:noWrap/>
            <w:vAlign w:val="bottom"/>
            <w:hideMark/>
          </w:tcPr>
          <w:p w14:paraId="2C119429"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0.18</w:t>
            </w:r>
          </w:p>
        </w:tc>
        <w:tc>
          <w:tcPr>
            <w:tcW w:w="960" w:type="dxa"/>
            <w:tcBorders>
              <w:top w:val="nil"/>
              <w:left w:val="nil"/>
              <w:bottom w:val="nil"/>
              <w:right w:val="nil"/>
            </w:tcBorders>
            <w:shd w:val="clear" w:color="auto" w:fill="auto"/>
            <w:noWrap/>
            <w:vAlign w:val="bottom"/>
            <w:hideMark/>
          </w:tcPr>
          <w:p w14:paraId="396DB68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0.13</w:t>
            </w:r>
          </w:p>
        </w:tc>
        <w:tc>
          <w:tcPr>
            <w:tcW w:w="991" w:type="dxa"/>
            <w:tcBorders>
              <w:top w:val="nil"/>
              <w:left w:val="nil"/>
              <w:bottom w:val="nil"/>
              <w:right w:val="nil"/>
            </w:tcBorders>
            <w:shd w:val="clear" w:color="auto" w:fill="auto"/>
            <w:noWrap/>
            <w:vAlign w:val="bottom"/>
            <w:hideMark/>
          </w:tcPr>
          <w:p w14:paraId="40FFED0D"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0.15</w:t>
            </w:r>
          </w:p>
        </w:tc>
        <w:tc>
          <w:tcPr>
            <w:tcW w:w="960" w:type="dxa"/>
            <w:tcBorders>
              <w:top w:val="nil"/>
              <w:left w:val="nil"/>
              <w:bottom w:val="nil"/>
              <w:right w:val="nil"/>
            </w:tcBorders>
            <w:shd w:val="clear" w:color="auto" w:fill="auto"/>
            <w:noWrap/>
            <w:vAlign w:val="bottom"/>
            <w:hideMark/>
          </w:tcPr>
          <w:p w14:paraId="3535D24E"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0.22</w:t>
            </w:r>
          </w:p>
        </w:tc>
      </w:tr>
      <w:tr w:rsidR="00046389" w:rsidRPr="005346B5" w14:paraId="5676D8FB"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4960CD09"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Market Access and Regulation</w:t>
            </w:r>
          </w:p>
        </w:tc>
        <w:tc>
          <w:tcPr>
            <w:tcW w:w="940" w:type="dxa"/>
            <w:tcBorders>
              <w:top w:val="nil"/>
              <w:left w:val="nil"/>
              <w:bottom w:val="nil"/>
              <w:right w:val="nil"/>
            </w:tcBorders>
            <w:shd w:val="clear" w:color="auto" w:fill="auto"/>
            <w:noWrap/>
            <w:vAlign w:val="bottom"/>
            <w:hideMark/>
          </w:tcPr>
          <w:p w14:paraId="21A6B34E"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0.35</w:t>
            </w:r>
          </w:p>
        </w:tc>
        <w:tc>
          <w:tcPr>
            <w:tcW w:w="960" w:type="dxa"/>
            <w:tcBorders>
              <w:top w:val="nil"/>
              <w:left w:val="nil"/>
              <w:bottom w:val="nil"/>
              <w:right w:val="nil"/>
            </w:tcBorders>
            <w:shd w:val="clear" w:color="auto" w:fill="auto"/>
            <w:noWrap/>
            <w:vAlign w:val="bottom"/>
            <w:hideMark/>
          </w:tcPr>
          <w:p w14:paraId="1339736E"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0.42</w:t>
            </w:r>
          </w:p>
        </w:tc>
        <w:tc>
          <w:tcPr>
            <w:tcW w:w="991" w:type="dxa"/>
            <w:tcBorders>
              <w:top w:val="nil"/>
              <w:left w:val="nil"/>
              <w:bottom w:val="nil"/>
              <w:right w:val="nil"/>
            </w:tcBorders>
            <w:shd w:val="clear" w:color="auto" w:fill="auto"/>
            <w:noWrap/>
            <w:vAlign w:val="bottom"/>
            <w:hideMark/>
          </w:tcPr>
          <w:p w14:paraId="1E0E105D"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0.34</w:t>
            </w:r>
          </w:p>
        </w:tc>
        <w:tc>
          <w:tcPr>
            <w:tcW w:w="960" w:type="dxa"/>
            <w:tcBorders>
              <w:top w:val="nil"/>
              <w:left w:val="nil"/>
              <w:bottom w:val="nil"/>
              <w:right w:val="nil"/>
            </w:tcBorders>
            <w:shd w:val="clear" w:color="auto" w:fill="auto"/>
            <w:noWrap/>
            <w:vAlign w:val="bottom"/>
            <w:hideMark/>
          </w:tcPr>
          <w:p w14:paraId="1C968B9D"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0.34</w:t>
            </w:r>
          </w:p>
        </w:tc>
      </w:tr>
      <w:tr w:rsidR="00046389" w:rsidRPr="005346B5" w14:paraId="473FD6E9"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286EF1F2"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Trade Protection</w:t>
            </w:r>
          </w:p>
        </w:tc>
        <w:tc>
          <w:tcPr>
            <w:tcW w:w="940" w:type="dxa"/>
            <w:tcBorders>
              <w:top w:val="nil"/>
              <w:left w:val="nil"/>
              <w:bottom w:val="nil"/>
              <w:right w:val="nil"/>
            </w:tcBorders>
            <w:shd w:val="clear" w:color="auto" w:fill="auto"/>
            <w:noWrap/>
            <w:vAlign w:val="bottom"/>
            <w:hideMark/>
          </w:tcPr>
          <w:p w14:paraId="4344A5CF"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0.09</w:t>
            </w:r>
          </w:p>
        </w:tc>
        <w:tc>
          <w:tcPr>
            <w:tcW w:w="960" w:type="dxa"/>
            <w:tcBorders>
              <w:top w:val="nil"/>
              <w:left w:val="nil"/>
              <w:bottom w:val="nil"/>
              <w:right w:val="nil"/>
            </w:tcBorders>
            <w:shd w:val="clear" w:color="auto" w:fill="auto"/>
            <w:noWrap/>
            <w:vAlign w:val="bottom"/>
            <w:hideMark/>
          </w:tcPr>
          <w:p w14:paraId="3B99C85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0.19</w:t>
            </w:r>
          </w:p>
        </w:tc>
        <w:tc>
          <w:tcPr>
            <w:tcW w:w="991" w:type="dxa"/>
            <w:tcBorders>
              <w:top w:val="nil"/>
              <w:left w:val="nil"/>
              <w:bottom w:val="nil"/>
              <w:right w:val="nil"/>
            </w:tcBorders>
            <w:shd w:val="clear" w:color="auto" w:fill="auto"/>
            <w:noWrap/>
            <w:vAlign w:val="bottom"/>
            <w:hideMark/>
          </w:tcPr>
          <w:p w14:paraId="15A6CEA1"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0.08</w:t>
            </w:r>
          </w:p>
        </w:tc>
        <w:tc>
          <w:tcPr>
            <w:tcW w:w="960" w:type="dxa"/>
            <w:tcBorders>
              <w:top w:val="nil"/>
              <w:left w:val="nil"/>
              <w:bottom w:val="nil"/>
              <w:right w:val="nil"/>
            </w:tcBorders>
            <w:shd w:val="clear" w:color="auto" w:fill="auto"/>
            <w:noWrap/>
            <w:vAlign w:val="bottom"/>
            <w:hideMark/>
          </w:tcPr>
          <w:p w14:paraId="3B51ABFD"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0.07</w:t>
            </w:r>
          </w:p>
        </w:tc>
      </w:tr>
      <w:tr w:rsidR="00046389" w:rsidRPr="005346B5" w14:paraId="5BAEFF93" w14:textId="77777777" w:rsidTr="006D7C22">
        <w:trPr>
          <w:trHeight w:val="300"/>
          <w:jc w:val="center"/>
        </w:trPr>
        <w:tc>
          <w:tcPr>
            <w:tcW w:w="4540" w:type="dxa"/>
            <w:gridSpan w:val="2"/>
            <w:tcBorders>
              <w:top w:val="single" w:sz="4" w:space="0" w:color="auto"/>
              <w:left w:val="nil"/>
              <w:bottom w:val="single" w:sz="4" w:space="0" w:color="auto"/>
              <w:right w:val="nil"/>
            </w:tcBorders>
            <w:shd w:val="clear" w:color="auto" w:fill="auto"/>
            <w:noWrap/>
            <w:vAlign w:val="bottom"/>
            <w:hideMark/>
          </w:tcPr>
          <w:p w14:paraId="772485DA"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Input Policy Tools</w:t>
            </w:r>
          </w:p>
        </w:tc>
        <w:tc>
          <w:tcPr>
            <w:tcW w:w="960" w:type="dxa"/>
            <w:tcBorders>
              <w:top w:val="single" w:sz="4" w:space="0" w:color="auto"/>
              <w:left w:val="nil"/>
              <w:bottom w:val="single" w:sz="4" w:space="0" w:color="auto"/>
              <w:right w:val="nil"/>
            </w:tcBorders>
            <w:shd w:val="clear" w:color="auto" w:fill="auto"/>
            <w:noWrap/>
            <w:vAlign w:val="bottom"/>
            <w:hideMark/>
          </w:tcPr>
          <w:p w14:paraId="4F2FFAE6"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991" w:type="dxa"/>
            <w:tcBorders>
              <w:top w:val="single" w:sz="4" w:space="0" w:color="auto"/>
              <w:left w:val="nil"/>
              <w:bottom w:val="single" w:sz="4" w:space="0" w:color="auto"/>
              <w:right w:val="nil"/>
            </w:tcBorders>
            <w:shd w:val="clear" w:color="auto" w:fill="auto"/>
            <w:noWrap/>
            <w:vAlign w:val="bottom"/>
            <w:hideMark/>
          </w:tcPr>
          <w:p w14:paraId="7EB9296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960" w:type="dxa"/>
            <w:tcBorders>
              <w:top w:val="single" w:sz="4" w:space="0" w:color="auto"/>
              <w:left w:val="nil"/>
              <w:bottom w:val="single" w:sz="4" w:space="0" w:color="auto"/>
              <w:right w:val="nil"/>
            </w:tcBorders>
            <w:shd w:val="clear" w:color="auto" w:fill="auto"/>
            <w:noWrap/>
            <w:vAlign w:val="bottom"/>
            <w:hideMark/>
          </w:tcPr>
          <w:p w14:paraId="2075A10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r>
      <w:tr w:rsidR="00046389" w:rsidRPr="005346B5" w14:paraId="72A86EF2"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638FA489"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Labor Policy</w:t>
            </w:r>
          </w:p>
        </w:tc>
        <w:tc>
          <w:tcPr>
            <w:tcW w:w="940" w:type="dxa"/>
            <w:tcBorders>
              <w:top w:val="nil"/>
              <w:left w:val="nil"/>
              <w:bottom w:val="nil"/>
              <w:right w:val="nil"/>
            </w:tcBorders>
            <w:shd w:val="clear" w:color="auto" w:fill="auto"/>
            <w:noWrap/>
            <w:vAlign w:val="bottom"/>
            <w:hideMark/>
          </w:tcPr>
          <w:p w14:paraId="18A7F87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0.22</w:t>
            </w:r>
          </w:p>
        </w:tc>
        <w:tc>
          <w:tcPr>
            <w:tcW w:w="960" w:type="dxa"/>
            <w:tcBorders>
              <w:top w:val="nil"/>
              <w:left w:val="nil"/>
              <w:bottom w:val="nil"/>
              <w:right w:val="nil"/>
            </w:tcBorders>
            <w:shd w:val="clear" w:color="auto" w:fill="auto"/>
            <w:noWrap/>
            <w:vAlign w:val="bottom"/>
            <w:hideMark/>
          </w:tcPr>
          <w:p w14:paraId="7EF36E6D"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0.16</w:t>
            </w:r>
          </w:p>
        </w:tc>
        <w:tc>
          <w:tcPr>
            <w:tcW w:w="991" w:type="dxa"/>
            <w:tcBorders>
              <w:top w:val="nil"/>
              <w:left w:val="nil"/>
              <w:bottom w:val="nil"/>
              <w:right w:val="nil"/>
            </w:tcBorders>
            <w:shd w:val="clear" w:color="auto" w:fill="auto"/>
            <w:noWrap/>
            <w:vAlign w:val="bottom"/>
            <w:hideMark/>
          </w:tcPr>
          <w:p w14:paraId="5BE04834"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0.21</w:t>
            </w:r>
          </w:p>
        </w:tc>
        <w:tc>
          <w:tcPr>
            <w:tcW w:w="960" w:type="dxa"/>
            <w:tcBorders>
              <w:top w:val="nil"/>
              <w:left w:val="nil"/>
              <w:bottom w:val="nil"/>
              <w:right w:val="nil"/>
            </w:tcBorders>
            <w:shd w:val="clear" w:color="auto" w:fill="auto"/>
            <w:noWrap/>
            <w:vAlign w:val="bottom"/>
            <w:hideMark/>
          </w:tcPr>
          <w:p w14:paraId="463ECF6D"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0.27</w:t>
            </w:r>
          </w:p>
        </w:tc>
      </w:tr>
      <w:tr w:rsidR="00046389" w:rsidRPr="005346B5" w14:paraId="6399D658"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42B53EC3"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Preferential Land Supply</w:t>
            </w:r>
          </w:p>
        </w:tc>
        <w:tc>
          <w:tcPr>
            <w:tcW w:w="940" w:type="dxa"/>
            <w:tcBorders>
              <w:top w:val="nil"/>
              <w:left w:val="nil"/>
              <w:bottom w:val="nil"/>
              <w:right w:val="nil"/>
            </w:tcBorders>
            <w:shd w:val="clear" w:color="auto" w:fill="auto"/>
            <w:noWrap/>
            <w:vAlign w:val="bottom"/>
            <w:hideMark/>
          </w:tcPr>
          <w:p w14:paraId="3E359AA1"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0.13</w:t>
            </w:r>
          </w:p>
        </w:tc>
        <w:tc>
          <w:tcPr>
            <w:tcW w:w="960" w:type="dxa"/>
            <w:tcBorders>
              <w:top w:val="nil"/>
              <w:left w:val="nil"/>
              <w:bottom w:val="nil"/>
              <w:right w:val="nil"/>
            </w:tcBorders>
            <w:shd w:val="clear" w:color="auto" w:fill="auto"/>
            <w:noWrap/>
            <w:vAlign w:val="bottom"/>
            <w:hideMark/>
          </w:tcPr>
          <w:p w14:paraId="2979D986"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0.06</w:t>
            </w:r>
          </w:p>
        </w:tc>
        <w:tc>
          <w:tcPr>
            <w:tcW w:w="991" w:type="dxa"/>
            <w:tcBorders>
              <w:top w:val="nil"/>
              <w:left w:val="nil"/>
              <w:bottom w:val="nil"/>
              <w:right w:val="nil"/>
            </w:tcBorders>
            <w:shd w:val="clear" w:color="auto" w:fill="auto"/>
            <w:noWrap/>
            <w:vAlign w:val="bottom"/>
            <w:hideMark/>
          </w:tcPr>
          <w:p w14:paraId="429AA4A6"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w:t>
            </w:r>
          </w:p>
        </w:tc>
        <w:tc>
          <w:tcPr>
            <w:tcW w:w="960" w:type="dxa"/>
            <w:tcBorders>
              <w:top w:val="nil"/>
              <w:left w:val="nil"/>
              <w:bottom w:val="nil"/>
              <w:right w:val="nil"/>
            </w:tcBorders>
            <w:shd w:val="clear" w:color="auto" w:fill="auto"/>
            <w:noWrap/>
            <w:vAlign w:val="bottom"/>
            <w:hideMark/>
          </w:tcPr>
          <w:p w14:paraId="41AB4C4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0.17</w:t>
            </w:r>
          </w:p>
        </w:tc>
      </w:tr>
      <w:tr w:rsidR="00046389" w:rsidRPr="005346B5" w14:paraId="45131E5D"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1FC0E1A9"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Infrastructure Investment</w:t>
            </w:r>
          </w:p>
        </w:tc>
        <w:tc>
          <w:tcPr>
            <w:tcW w:w="940" w:type="dxa"/>
            <w:tcBorders>
              <w:top w:val="nil"/>
              <w:left w:val="nil"/>
              <w:bottom w:val="nil"/>
              <w:right w:val="nil"/>
            </w:tcBorders>
            <w:shd w:val="clear" w:color="auto" w:fill="auto"/>
            <w:noWrap/>
            <w:vAlign w:val="bottom"/>
            <w:hideMark/>
          </w:tcPr>
          <w:p w14:paraId="459DD541"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0.18</w:t>
            </w:r>
          </w:p>
        </w:tc>
        <w:tc>
          <w:tcPr>
            <w:tcW w:w="960" w:type="dxa"/>
            <w:tcBorders>
              <w:top w:val="nil"/>
              <w:left w:val="nil"/>
              <w:bottom w:val="nil"/>
              <w:right w:val="nil"/>
            </w:tcBorders>
            <w:shd w:val="clear" w:color="auto" w:fill="auto"/>
            <w:noWrap/>
            <w:vAlign w:val="bottom"/>
            <w:hideMark/>
          </w:tcPr>
          <w:p w14:paraId="530AF5AE"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0.11</w:t>
            </w:r>
          </w:p>
        </w:tc>
        <w:tc>
          <w:tcPr>
            <w:tcW w:w="991" w:type="dxa"/>
            <w:tcBorders>
              <w:top w:val="nil"/>
              <w:left w:val="nil"/>
              <w:bottom w:val="nil"/>
              <w:right w:val="nil"/>
            </w:tcBorders>
            <w:shd w:val="clear" w:color="auto" w:fill="auto"/>
            <w:noWrap/>
            <w:vAlign w:val="bottom"/>
            <w:hideMark/>
          </w:tcPr>
          <w:p w14:paraId="667FF098"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0.16</w:t>
            </w:r>
          </w:p>
        </w:tc>
        <w:tc>
          <w:tcPr>
            <w:tcW w:w="960" w:type="dxa"/>
            <w:tcBorders>
              <w:top w:val="nil"/>
              <w:left w:val="nil"/>
              <w:bottom w:val="nil"/>
              <w:right w:val="nil"/>
            </w:tcBorders>
            <w:shd w:val="clear" w:color="auto" w:fill="auto"/>
            <w:noWrap/>
            <w:vAlign w:val="bottom"/>
            <w:hideMark/>
          </w:tcPr>
          <w:p w14:paraId="553DF5FF"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0.23</w:t>
            </w:r>
          </w:p>
        </w:tc>
      </w:tr>
      <w:tr w:rsidR="00046389" w:rsidRPr="005346B5" w14:paraId="6738D799"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0980B0C0"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Technology R&amp;D and Adoption</w:t>
            </w:r>
          </w:p>
        </w:tc>
        <w:tc>
          <w:tcPr>
            <w:tcW w:w="940" w:type="dxa"/>
            <w:tcBorders>
              <w:top w:val="nil"/>
              <w:left w:val="nil"/>
              <w:bottom w:val="nil"/>
              <w:right w:val="nil"/>
            </w:tcBorders>
            <w:shd w:val="clear" w:color="auto" w:fill="auto"/>
            <w:noWrap/>
            <w:vAlign w:val="bottom"/>
            <w:hideMark/>
          </w:tcPr>
          <w:p w14:paraId="29097CDC"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0.24</w:t>
            </w:r>
          </w:p>
        </w:tc>
        <w:tc>
          <w:tcPr>
            <w:tcW w:w="960" w:type="dxa"/>
            <w:tcBorders>
              <w:top w:val="nil"/>
              <w:left w:val="nil"/>
              <w:bottom w:val="nil"/>
              <w:right w:val="nil"/>
            </w:tcBorders>
            <w:shd w:val="clear" w:color="auto" w:fill="auto"/>
            <w:noWrap/>
            <w:vAlign w:val="bottom"/>
          </w:tcPr>
          <w:p w14:paraId="6C07C5DB"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0.21</w:t>
            </w:r>
          </w:p>
        </w:tc>
        <w:tc>
          <w:tcPr>
            <w:tcW w:w="991" w:type="dxa"/>
            <w:tcBorders>
              <w:top w:val="nil"/>
              <w:left w:val="nil"/>
              <w:bottom w:val="nil"/>
              <w:right w:val="nil"/>
            </w:tcBorders>
            <w:shd w:val="clear" w:color="auto" w:fill="auto"/>
            <w:noWrap/>
            <w:vAlign w:val="bottom"/>
          </w:tcPr>
          <w:p w14:paraId="013E5CC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0.23</w:t>
            </w:r>
          </w:p>
        </w:tc>
        <w:tc>
          <w:tcPr>
            <w:tcW w:w="960" w:type="dxa"/>
            <w:tcBorders>
              <w:top w:val="nil"/>
              <w:left w:val="nil"/>
              <w:bottom w:val="nil"/>
              <w:right w:val="nil"/>
            </w:tcBorders>
            <w:shd w:val="clear" w:color="auto" w:fill="auto"/>
            <w:noWrap/>
            <w:vAlign w:val="bottom"/>
          </w:tcPr>
          <w:p w14:paraId="5079AEEF"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0.27</w:t>
            </w:r>
          </w:p>
        </w:tc>
      </w:tr>
      <w:tr w:rsidR="00046389" w:rsidRPr="005346B5" w14:paraId="3F8C42FE"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0AB3E68C"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Environmental Policy</w:t>
            </w:r>
          </w:p>
        </w:tc>
        <w:tc>
          <w:tcPr>
            <w:tcW w:w="940" w:type="dxa"/>
            <w:tcBorders>
              <w:top w:val="nil"/>
              <w:left w:val="nil"/>
              <w:bottom w:val="nil"/>
              <w:right w:val="nil"/>
            </w:tcBorders>
            <w:shd w:val="clear" w:color="auto" w:fill="auto"/>
            <w:noWrap/>
            <w:vAlign w:val="bottom"/>
            <w:hideMark/>
          </w:tcPr>
          <w:p w14:paraId="32A033CB"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0.13</w:t>
            </w:r>
          </w:p>
        </w:tc>
        <w:tc>
          <w:tcPr>
            <w:tcW w:w="960" w:type="dxa"/>
            <w:tcBorders>
              <w:top w:val="nil"/>
              <w:left w:val="nil"/>
              <w:bottom w:val="nil"/>
              <w:right w:val="nil"/>
            </w:tcBorders>
            <w:shd w:val="clear" w:color="auto" w:fill="auto"/>
            <w:noWrap/>
            <w:vAlign w:val="bottom"/>
            <w:hideMark/>
          </w:tcPr>
          <w:p w14:paraId="46EFCFA8"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0.09</w:t>
            </w:r>
          </w:p>
        </w:tc>
        <w:tc>
          <w:tcPr>
            <w:tcW w:w="991" w:type="dxa"/>
            <w:tcBorders>
              <w:top w:val="nil"/>
              <w:left w:val="nil"/>
              <w:bottom w:val="nil"/>
              <w:right w:val="nil"/>
            </w:tcBorders>
            <w:shd w:val="clear" w:color="auto" w:fill="auto"/>
            <w:noWrap/>
            <w:vAlign w:val="bottom"/>
            <w:hideMark/>
          </w:tcPr>
          <w:p w14:paraId="78FE42DC"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0.12</w:t>
            </w:r>
          </w:p>
        </w:tc>
        <w:tc>
          <w:tcPr>
            <w:tcW w:w="960" w:type="dxa"/>
            <w:tcBorders>
              <w:top w:val="nil"/>
              <w:left w:val="nil"/>
              <w:bottom w:val="nil"/>
              <w:right w:val="nil"/>
            </w:tcBorders>
            <w:shd w:val="clear" w:color="auto" w:fill="auto"/>
            <w:noWrap/>
            <w:vAlign w:val="bottom"/>
            <w:hideMark/>
          </w:tcPr>
          <w:p w14:paraId="4D57E22A"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0.16</w:t>
            </w:r>
          </w:p>
        </w:tc>
      </w:tr>
      <w:tr w:rsidR="00046389" w:rsidRPr="005346B5" w14:paraId="24BECABC" w14:textId="77777777" w:rsidTr="006D7C22">
        <w:trPr>
          <w:trHeight w:val="300"/>
          <w:jc w:val="center"/>
        </w:trPr>
        <w:tc>
          <w:tcPr>
            <w:tcW w:w="4540" w:type="dxa"/>
            <w:gridSpan w:val="2"/>
            <w:tcBorders>
              <w:top w:val="single" w:sz="4" w:space="0" w:color="auto"/>
              <w:left w:val="nil"/>
              <w:bottom w:val="single" w:sz="4" w:space="0" w:color="auto"/>
              <w:right w:val="nil"/>
            </w:tcBorders>
            <w:shd w:val="clear" w:color="auto" w:fill="auto"/>
            <w:noWrap/>
            <w:vAlign w:val="bottom"/>
            <w:hideMark/>
          </w:tcPr>
          <w:p w14:paraId="02F2ED08"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Demand Side Tools</w:t>
            </w:r>
          </w:p>
        </w:tc>
        <w:tc>
          <w:tcPr>
            <w:tcW w:w="960" w:type="dxa"/>
            <w:tcBorders>
              <w:top w:val="single" w:sz="4" w:space="0" w:color="auto"/>
              <w:left w:val="nil"/>
              <w:bottom w:val="single" w:sz="4" w:space="0" w:color="auto"/>
              <w:right w:val="nil"/>
            </w:tcBorders>
            <w:shd w:val="clear" w:color="auto" w:fill="auto"/>
            <w:noWrap/>
            <w:vAlign w:val="bottom"/>
            <w:hideMark/>
          </w:tcPr>
          <w:p w14:paraId="3C7C0ED1"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991" w:type="dxa"/>
            <w:tcBorders>
              <w:top w:val="single" w:sz="4" w:space="0" w:color="auto"/>
              <w:left w:val="nil"/>
              <w:bottom w:val="single" w:sz="4" w:space="0" w:color="auto"/>
              <w:right w:val="nil"/>
            </w:tcBorders>
            <w:shd w:val="clear" w:color="auto" w:fill="auto"/>
            <w:noWrap/>
            <w:vAlign w:val="bottom"/>
            <w:hideMark/>
          </w:tcPr>
          <w:p w14:paraId="7E5149A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960" w:type="dxa"/>
            <w:tcBorders>
              <w:top w:val="single" w:sz="4" w:space="0" w:color="auto"/>
              <w:left w:val="nil"/>
              <w:bottom w:val="single" w:sz="4" w:space="0" w:color="auto"/>
              <w:right w:val="nil"/>
            </w:tcBorders>
            <w:shd w:val="clear" w:color="auto" w:fill="auto"/>
            <w:noWrap/>
            <w:vAlign w:val="bottom"/>
            <w:hideMark/>
          </w:tcPr>
          <w:p w14:paraId="0F82B74D"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r>
      <w:tr w:rsidR="00046389" w:rsidRPr="005346B5" w14:paraId="7FD6A129"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467445E5"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Consumer Subsidy</w:t>
            </w:r>
          </w:p>
        </w:tc>
        <w:tc>
          <w:tcPr>
            <w:tcW w:w="940" w:type="dxa"/>
            <w:tcBorders>
              <w:top w:val="nil"/>
              <w:left w:val="nil"/>
              <w:bottom w:val="nil"/>
              <w:right w:val="nil"/>
            </w:tcBorders>
            <w:shd w:val="clear" w:color="auto" w:fill="auto"/>
            <w:noWrap/>
            <w:vAlign w:val="bottom"/>
            <w:hideMark/>
          </w:tcPr>
          <w:p w14:paraId="75AA337C"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0.05</w:t>
            </w:r>
          </w:p>
        </w:tc>
        <w:tc>
          <w:tcPr>
            <w:tcW w:w="960" w:type="dxa"/>
            <w:tcBorders>
              <w:top w:val="nil"/>
              <w:left w:val="nil"/>
              <w:bottom w:val="nil"/>
              <w:right w:val="nil"/>
            </w:tcBorders>
            <w:shd w:val="clear" w:color="auto" w:fill="auto"/>
            <w:noWrap/>
            <w:vAlign w:val="bottom"/>
            <w:hideMark/>
          </w:tcPr>
          <w:p w14:paraId="1D861F53"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0.04</w:t>
            </w:r>
          </w:p>
        </w:tc>
        <w:tc>
          <w:tcPr>
            <w:tcW w:w="991" w:type="dxa"/>
            <w:tcBorders>
              <w:top w:val="nil"/>
              <w:left w:val="nil"/>
              <w:bottom w:val="nil"/>
              <w:right w:val="nil"/>
            </w:tcBorders>
            <w:shd w:val="clear" w:color="auto" w:fill="auto"/>
            <w:noWrap/>
            <w:vAlign w:val="bottom"/>
            <w:hideMark/>
          </w:tcPr>
          <w:p w14:paraId="3D6C6F9F"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0.05</w:t>
            </w:r>
          </w:p>
        </w:tc>
        <w:tc>
          <w:tcPr>
            <w:tcW w:w="960" w:type="dxa"/>
            <w:tcBorders>
              <w:top w:val="nil"/>
              <w:left w:val="nil"/>
              <w:bottom w:val="nil"/>
              <w:right w:val="nil"/>
            </w:tcBorders>
            <w:shd w:val="clear" w:color="auto" w:fill="auto"/>
            <w:noWrap/>
            <w:vAlign w:val="bottom"/>
            <w:hideMark/>
          </w:tcPr>
          <w:p w14:paraId="0402F0A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0.07</w:t>
            </w:r>
          </w:p>
        </w:tc>
      </w:tr>
      <w:tr w:rsidR="00046389" w:rsidRPr="005346B5" w14:paraId="1E53DF6C"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67F19D13" w14:textId="21DA8EA2"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Government Procurement</w:t>
            </w:r>
          </w:p>
        </w:tc>
        <w:tc>
          <w:tcPr>
            <w:tcW w:w="940" w:type="dxa"/>
            <w:tcBorders>
              <w:top w:val="nil"/>
              <w:left w:val="nil"/>
              <w:bottom w:val="nil"/>
              <w:right w:val="nil"/>
            </w:tcBorders>
            <w:shd w:val="clear" w:color="auto" w:fill="auto"/>
            <w:noWrap/>
            <w:vAlign w:val="bottom"/>
            <w:hideMark/>
          </w:tcPr>
          <w:p w14:paraId="3B23D36B"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0.07</w:t>
            </w:r>
          </w:p>
        </w:tc>
        <w:tc>
          <w:tcPr>
            <w:tcW w:w="960" w:type="dxa"/>
            <w:tcBorders>
              <w:top w:val="nil"/>
              <w:left w:val="nil"/>
              <w:bottom w:val="nil"/>
              <w:right w:val="nil"/>
            </w:tcBorders>
            <w:shd w:val="clear" w:color="auto" w:fill="auto"/>
            <w:noWrap/>
            <w:vAlign w:val="bottom"/>
            <w:hideMark/>
          </w:tcPr>
          <w:p w14:paraId="687290D3"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0.05</w:t>
            </w:r>
          </w:p>
        </w:tc>
        <w:tc>
          <w:tcPr>
            <w:tcW w:w="991" w:type="dxa"/>
            <w:tcBorders>
              <w:top w:val="nil"/>
              <w:left w:val="nil"/>
              <w:bottom w:val="nil"/>
              <w:right w:val="nil"/>
            </w:tcBorders>
            <w:shd w:val="clear" w:color="auto" w:fill="auto"/>
            <w:noWrap/>
            <w:vAlign w:val="bottom"/>
            <w:hideMark/>
          </w:tcPr>
          <w:p w14:paraId="0E2AF08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0.07</w:t>
            </w:r>
          </w:p>
        </w:tc>
        <w:tc>
          <w:tcPr>
            <w:tcW w:w="960" w:type="dxa"/>
            <w:tcBorders>
              <w:top w:val="nil"/>
              <w:left w:val="nil"/>
              <w:bottom w:val="nil"/>
              <w:right w:val="nil"/>
            </w:tcBorders>
            <w:shd w:val="clear" w:color="auto" w:fill="auto"/>
            <w:noWrap/>
            <w:vAlign w:val="bottom"/>
            <w:hideMark/>
          </w:tcPr>
          <w:p w14:paraId="20595663"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0.08</w:t>
            </w:r>
          </w:p>
        </w:tc>
      </w:tr>
      <w:tr w:rsidR="00046389" w:rsidRPr="005346B5" w14:paraId="37B283B5"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12AEE257"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Industrial Promotion</w:t>
            </w:r>
          </w:p>
        </w:tc>
        <w:tc>
          <w:tcPr>
            <w:tcW w:w="940" w:type="dxa"/>
            <w:tcBorders>
              <w:top w:val="nil"/>
              <w:left w:val="nil"/>
              <w:bottom w:val="nil"/>
              <w:right w:val="nil"/>
            </w:tcBorders>
            <w:shd w:val="clear" w:color="auto" w:fill="auto"/>
            <w:noWrap/>
            <w:vAlign w:val="bottom"/>
            <w:hideMark/>
          </w:tcPr>
          <w:p w14:paraId="5A2DEE9B"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0.10</w:t>
            </w:r>
          </w:p>
        </w:tc>
        <w:tc>
          <w:tcPr>
            <w:tcW w:w="960" w:type="dxa"/>
            <w:tcBorders>
              <w:top w:val="nil"/>
              <w:left w:val="nil"/>
              <w:bottom w:val="nil"/>
              <w:right w:val="nil"/>
            </w:tcBorders>
            <w:shd w:val="clear" w:color="auto" w:fill="auto"/>
            <w:noWrap/>
            <w:vAlign w:val="bottom"/>
            <w:hideMark/>
          </w:tcPr>
          <w:p w14:paraId="2F27A9B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0.07</w:t>
            </w:r>
          </w:p>
        </w:tc>
        <w:tc>
          <w:tcPr>
            <w:tcW w:w="991" w:type="dxa"/>
            <w:tcBorders>
              <w:top w:val="nil"/>
              <w:left w:val="nil"/>
              <w:bottom w:val="nil"/>
              <w:right w:val="nil"/>
            </w:tcBorders>
            <w:shd w:val="clear" w:color="auto" w:fill="auto"/>
            <w:noWrap/>
            <w:vAlign w:val="bottom"/>
            <w:hideMark/>
          </w:tcPr>
          <w:p w14:paraId="1FA5CF08"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w:t>
            </w:r>
          </w:p>
        </w:tc>
        <w:tc>
          <w:tcPr>
            <w:tcW w:w="960" w:type="dxa"/>
            <w:tcBorders>
              <w:top w:val="nil"/>
              <w:left w:val="nil"/>
              <w:bottom w:val="nil"/>
              <w:right w:val="nil"/>
            </w:tcBorders>
            <w:shd w:val="clear" w:color="auto" w:fill="auto"/>
            <w:noWrap/>
            <w:vAlign w:val="bottom"/>
            <w:hideMark/>
          </w:tcPr>
          <w:p w14:paraId="370436AE"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0.12</w:t>
            </w:r>
          </w:p>
        </w:tc>
      </w:tr>
      <w:tr w:rsidR="00046389" w:rsidRPr="005346B5" w14:paraId="24749F36" w14:textId="77777777" w:rsidTr="006D7C22">
        <w:trPr>
          <w:trHeight w:val="300"/>
          <w:jc w:val="center"/>
        </w:trPr>
        <w:tc>
          <w:tcPr>
            <w:tcW w:w="4540" w:type="dxa"/>
            <w:gridSpan w:val="2"/>
            <w:tcBorders>
              <w:top w:val="single" w:sz="4" w:space="0" w:color="auto"/>
              <w:left w:val="nil"/>
              <w:bottom w:val="single" w:sz="4" w:space="0" w:color="auto"/>
              <w:right w:val="nil"/>
            </w:tcBorders>
            <w:shd w:val="clear" w:color="auto" w:fill="auto"/>
            <w:noWrap/>
            <w:vAlign w:val="bottom"/>
            <w:hideMark/>
          </w:tcPr>
          <w:p w14:paraId="56739011"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Supply Chain Tools</w:t>
            </w:r>
          </w:p>
        </w:tc>
        <w:tc>
          <w:tcPr>
            <w:tcW w:w="960" w:type="dxa"/>
            <w:tcBorders>
              <w:top w:val="single" w:sz="4" w:space="0" w:color="auto"/>
              <w:left w:val="nil"/>
              <w:bottom w:val="single" w:sz="4" w:space="0" w:color="auto"/>
              <w:right w:val="nil"/>
            </w:tcBorders>
            <w:shd w:val="clear" w:color="auto" w:fill="auto"/>
            <w:noWrap/>
            <w:vAlign w:val="bottom"/>
            <w:hideMark/>
          </w:tcPr>
          <w:p w14:paraId="2A6AC9CC"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991" w:type="dxa"/>
            <w:tcBorders>
              <w:top w:val="single" w:sz="4" w:space="0" w:color="auto"/>
              <w:left w:val="nil"/>
              <w:bottom w:val="single" w:sz="4" w:space="0" w:color="auto"/>
              <w:right w:val="nil"/>
            </w:tcBorders>
            <w:shd w:val="clear" w:color="auto" w:fill="auto"/>
            <w:noWrap/>
            <w:vAlign w:val="bottom"/>
            <w:hideMark/>
          </w:tcPr>
          <w:p w14:paraId="5DCC66FB"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c>
          <w:tcPr>
            <w:tcW w:w="960" w:type="dxa"/>
            <w:tcBorders>
              <w:top w:val="single" w:sz="4" w:space="0" w:color="auto"/>
              <w:left w:val="nil"/>
              <w:bottom w:val="single" w:sz="4" w:space="0" w:color="auto"/>
              <w:right w:val="nil"/>
            </w:tcBorders>
            <w:shd w:val="clear" w:color="auto" w:fill="auto"/>
            <w:noWrap/>
            <w:vAlign w:val="bottom"/>
            <w:hideMark/>
          </w:tcPr>
          <w:p w14:paraId="05979D27"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w:t>
            </w:r>
          </w:p>
        </w:tc>
      </w:tr>
      <w:tr w:rsidR="00046389" w:rsidRPr="005346B5" w14:paraId="74227222" w14:textId="77777777" w:rsidTr="006D7C22">
        <w:trPr>
          <w:trHeight w:val="300"/>
          <w:jc w:val="center"/>
        </w:trPr>
        <w:tc>
          <w:tcPr>
            <w:tcW w:w="3600" w:type="dxa"/>
            <w:tcBorders>
              <w:top w:val="nil"/>
              <w:left w:val="nil"/>
              <w:bottom w:val="nil"/>
              <w:right w:val="nil"/>
            </w:tcBorders>
            <w:shd w:val="clear" w:color="auto" w:fill="auto"/>
            <w:noWrap/>
            <w:vAlign w:val="bottom"/>
            <w:hideMark/>
          </w:tcPr>
          <w:p w14:paraId="290C9D61"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Promote Industrial Cluster</w:t>
            </w:r>
          </w:p>
        </w:tc>
        <w:tc>
          <w:tcPr>
            <w:tcW w:w="940" w:type="dxa"/>
            <w:tcBorders>
              <w:top w:val="nil"/>
              <w:left w:val="nil"/>
              <w:bottom w:val="nil"/>
              <w:right w:val="nil"/>
            </w:tcBorders>
            <w:shd w:val="clear" w:color="auto" w:fill="auto"/>
            <w:noWrap/>
            <w:vAlign w:val="bottom"/>
            <w:hideMark/>
          </w:tcPr>
          <w:p w14:paraId="63FE660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0.14</w:t>
            </w:r>
          </w:p>
        </w:tc>
        <w:tc>
          <w:tcPr>
            <w:tcW w:w="960" w:type="dxa"/>
            <w:tcBorders>
              <w:top w:val="nil"/>
              <w:left w:val="nil"/>
              <w:bottom w:val="nil"/>
              <w:right w:val="nil"/>
            </w:tcBorders>
            <w:shd w:val="clear" w:color="auto" w:fill="auto"/>
            <w:noWrap/>
            <w:vAlign w:val="bottom"/>
            <w:hideMark/>
          </w:tcPr>
          <w:p w14:paraId="319C376A"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0.08</w:t>
            </w:r>
          </w:p>
        </w:tc>
        <w:tc>
          <w:tcPr>
            <w:tcW w:w="991" w:type="dxa"/>
            <w:tcBorders>
              <w:top w:val="nil"/>
              <w:left w:val="nil"/>
              <w:bottom w:val="nil"/>
              <w:right w:val="nil"/>
            </w:tcBorders>
            <w:shd w:val="clear" w:color="auto" w:fill="auto"/>
            <w:noWrap/>
            <w:vAlign w:val="bottom"/>
            <w:hideMark/>
          </w:tcPr>
          <w:p w14:paraId="5106AB6F"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0.12</w:t>
            </w:r>
          </w:p>
        </w:tc>
        <w:tc>
          <w:tcPr>
            <w:tcW w:w="960" w:type="dxa"/>
            <w:tcBorders>
              <w:top w:val="nil"/>
              <w:left w:val="nil"/>
              <w:bottom w:val="nil"/>
              <w:right w:val="nil"/>
            </w:tcBorders>
            <w:shd w:val="clear" w:color="auto" w:fill="auto"/>
            <w:noWrap/>
            <w:vAlign w:val="bottom"/>
            <w:hideMark/>
          </w:tcPr>
          <w:p w14:paraId="07EB979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0.18</w:t>
            </w:r>
          </w:p>
        </w:tc>
      </w:tr>
      <w:tr w:rsidR="00046389" w:rsidRPr="005346B5" w14:paraId="77D648E8" w14:textId="77777777" w:rsidTr="009D567A">
        <w:trPr>
          <w:trHeight w:val="300"/>
          <w:jc w:val="center"/>
        </w:trPr>
        <w:tc>
          <w:tcPr>
            <w:tcW w:w="3600" w:type="dxa"/>
            <w:tcBorders>
              <w:top w:val="nil"/>
              <w:left w:val="nil"/>
              <w:bottom w:val="single" w:sz="4" w:space="0" w:color="auto"/>
              <w:right w:val="nil"/>
            </w:tcBorders>
            <w:shd w:val="clear" w:color="auto" w:fill="auto"/>
            <w:noWrap/>
            <w:vAlign w:val="bottom"/>
            <w:hideMark/>
          </w:tcPr>
          <w:p w14:paraId="68818819" w14:textId="4F74C6E4"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 xml:space="preserve"> Localization Policy</w:t>
            </w:r>
          </w:p>
        </w:tc>
        <w:tc>
          <w:tcPr>
            <w:tcW w:w="940" w:type="dxa"/>
            <w:tcBorders>
              <w:top w:val="nil"/>
              <w:left w:val="nil"/>
              <w:bottom w:val="single" w:sz="4" w:space="0" w:color="auto"/>
              <w:right w:val="nil"/>
            </w:tcBorders>
            <w:shd w:val="clear" w:color="auto" w:fill="auto"/>
            <w:noWrap/>
            <w:vAlign w:val="bottom"/>
            <w:hideMark/>
          </w:tcPr>
          <w:p w14:paraId="4C4F09C3"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0.05</w:t>
            </w:r>
          </w:p>
        </w:tc>
        <w:tc>
          <w:tcPr>
            <w:tcW w:w="960" w:type="dxa"/>
            <w:tcBorders>
              <w:top w:val="nil"/>
              <w:left w:val="nil"/>
              <w:bottom w:val="single" w:sz="4" w:space="0" w:color="auto"/>
              <w:right w:val="nil"/>
            </w:tcBorders>
            <w:shd w:val="clear" w:color="auto" w:fill="auto"/>
            <w:noWrap/>
            <w:vAlign w:val="bottom"/>
            <w:hideMark/>
          </w:tcPr>
          <w:p w14:paraId="0F366026"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0.03</w:t>
            </w:r>
          </w:p>
        </w:tc>
        <w:tc>
          <w:tcPr>
            <w:tcW w:w="991" w:type="dxa"/>
            <w:tcBorders>
              <w:top w:val="nil"/>
              <w:left w:val="nil"/>
              <w:bottom w:val="single" w:sz="4" w:space="0" w:color="auto"/>
              <w:right w:val="nil"/>
            </w:tcBorders>
            <w:shd w:val="clear" w:color="auto" w:fill="auto"/>
            <w:noWrap/>
            <w:vAlign w:val="bottom"/>
            <w:hideMark/>
          </w:tcPr>
          <w:p w14:paraId="3413514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0.04</w:t>
            </w:r>
          </w:p>
        </w:tc>
        <w:tc>
          <w:tcPr>
            <w:tcW w:w="960" w:type="dxa"/>
            <w:tcBorders>
              <w:top w:val="nil"/>
              <w:left w:val="nil"/>
              <w:bottom w:val="single" w:sz="4" w:space="0" w:color="auto"/>
              <w:right w:val="nil"/>
            </w:tcBorders>
            <w:shd w:val="clear" w:color="auto" w:fill="auto"/>
            <w:noWrap/>
            <w:vAlign w:val="bottom"/>
            <w:hideMark/>
          </w:tcPr>
          <w:p w14:paraId="64219822"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0.06</w:t>
            </w:r>
          </w:p>
        </w:tc>
      </w:tr>
      <w:tr w:rsidR="00046389" w:rsidRPr="005346B5" w14:paraId="7C02068F" w14:textId="77777777" w:rsidTr="009D567A">
        <w:trPr>
          <w:trHeight w:val="300"/>
          <w:jc w:val="center"/>
        </w:trPr>
        <w:tc>
          <w:tcPr>
            <w:tcW w:w="3600" w:type="dxa"/>
            <w:tcBorders>
              <w:top w:val="single" w:sz="4" w:space="0" w:color="auto"/>
              <w:left w:val="nil"/>
              <w:bottom w:val="single" w:sz="4" w:space="0" w:color="auto"/>
              <w:right w:val="nil"/>
            </w:tcBorders>
            <w:shd w:val="clear" w:color="auto" w:fill="auto"/>
            <w:noWrap/>
            <w:vAlign w:val="bottom"/>
            <w:hideMark/>
          </w:tcPr>
          <w:p w14:paraId="72B7F672" w14:textId="77777777" w:rsidR="00046389" w:rsidRPr="005346B5" w:rsidRDefault="00046389" w:rsidP="006D7C22">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Observations</w:t>
            </w:r>
          </w:p>
        </w:tc>
        <w:tc>
          <w:tcPr>
            <w:tcW w:w="940" w:type="dxa"/>
            <w:tcBorders>
              <w:top w:val="single" w:sz="4" w:space="0" w:color="auto"/>
              <w:left w:val="nil"/>
              <w:bottom w:val="single" w:sz="4" w:space="0" w:color="auto"/>
              <w:right w:val="nil"/>
            </w:tcBorders>
            <w:shd w:val="clear" w:color="auto" w:fill="auto"/>
            <w:noWrap/>
            <w:vAlign w:val="bottom"/>
            <w:hideMark/>
          </w:tcPr>
          <w:p w14:paraId="16767185"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741,269</w:t>
            </w:r>
          </w:p>
        </w:tc>
        <w:tc>
          <w:tcPr>
            <w:tcW w:w="960" w:type="dxa"/>
            <w:tcBorders>
              <w:top w:val="single" w:sz="4" w:space="0" w:color="auto"/>
              <w:left w:val="nil"/>
              <w:bottom w:val="single" w:sz="4" w:space="0" w:color="auto"/>
              <w:right w:val="nil"/>
            </w:tcBorders>
            <w:shd w:val="clear" w:color="auto" w:fill="auto"/>
            <w:noWrap/>
            <w:vAlign w:val="bottom"/>
            <w:hideMark/>
          </w:tcPr>
          <w:p w14:paraId="58EDC9C4"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101,250</w:t>
            </w:r>
          </w:p>
        </w:tc>
        <w:tc>
          <w:tcPr>
            <w:tcW w:w="991" w:type="dxa"/>
            <w:tcBorders>
              <w:top w:val="single" w:sz="4" w:space="0" w:color="auto"/>
              <w:left w:val="nil"/>
              <w:bottom w:val="single" w:sz="4" w:space="0" w:color="auto"/>
              <w:right w:val="nil"/>
            </w:tcBorders>
            <w:shd w:val="clear" w:color="auto" w:fill="auto"/>
            <w:noWrap/>
            <w:vAlign w:val="bottom"/>
            <w:hideMark/>
          </w:tcPr>
          <w:p w14:paraId="356244DD"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344,321</w:t>
            </w:r>
          </w:p>
        </w:tc>
        <w:tc>
          <w:tcPr>
            <w:tcW w:w="960" w:type="dxa"/>
            <w:tcBorders>
              <w:top w:val="single" w:sz="4" w:space="0" w:color="auto"/>
              <w:left w:val="nil"/>
              <w:bottom w:val="single" w:sz="4" w:space="0" w:color="auto"/>
              <w:right w:val="nil"/>
            </w:tcBorders>
            <w:shd w:val="clear" w:color="auto" w:fill="auto"/>
            <w:noWrap/>
            <w:vAlign w:val="bottom"/>
            <w:hideMark/>
          </w:tcPr>
          <w:p w14:paraId="15F891E7" w14:textId="77777777" w:rsidR="00046389" w:rsidRPr="005346B5" w:rsidRDefault="00046389" w:rsidP="006D7C22">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295,698</w:t>
            </w:r>
          </w:p>
        </w:tc>
      </w:tr>
    </w:tbl>
    <w:p w14:paraId="05FBB878" w14:textId="77777777" w:rsidR="00046389" w:rsidRPr="005346B5" w:rsidRDefault="00046389" w:rsidP="00FF72C5">
      <w:pPr>
        <w:rPr>
          <w:rFonts w:ascii="Times New Roman" w:hAnsi="Times New Roman" w:cs="Times New Roman"/>
          <w:sz w:val="24"/>
          <w:szCs w:val="24"/>
        </w:rPr>
      </w:pPr>
    </w:p>
    <w:p w14:paraId="1AA5C542" w14:textId="3AE98BE4" w:rsidR="0043064C" w:rsidRPr="005346B5" w:rsidRDefault="00046389" w:rsidP="00FF72C5">
      <w:pPr>
        <w:rPr>
          <w:rFonts w:ascii="Times New Roman" w:hAnsi="Times New Roman" w:cs="Times New Roman"/>
          <w:sz w:val="24"/>
          <w:szCs w:val="24"/>
        </w:rPr>
      </w:pPr>
      <w:r w:rsidRPr="005346B5">
        <w:rPr>
          <w:rStyle w:val="Strong"/>
          <w:rFonts w:ascii="Times New Roman" w:eastAsiaTheme="majorEastAsia" w:hAnsi="Times New Roman"/>
          <w:sz w:val="24"/>
          <w:szCs w:val="24"/>
        </w:rPr>
        <w:t xml:space="preserve">Industrial policy choices </w:t>
      </w:r>
      <w:r w:rsidR="003F4CAC">
        <w:rPr>
          <w:rStyle w:val="Strong"/>
          <w:rFonts w:ascii="Times New Roman" w:eastAsiaTheme="majorEastAsia" w:hAnsi="Times New Roman"/>
          <w:sz w:val="24"/>
          <w:szCs w:val="24"/>
        </w:rPr>
        <w:t xml:space="preserve">are </w:t>
      </w:r>
      <w:r w:rsidRPr="005346B5">
        <w:rPr>
          <w:rStyle w:val="Strong"/>
          <w:rFonts w:ascii="Times New Roman" w:eastAsiaTheme="majorEastAsia" w:hAnsi="Times New Roman"/>
          <w:sz w:val="24"/>
          <w:szCs w:val="24"/>
        </w:rPr>
        <w:t xml:space="preserve">shaped by local advantage, top-down hierarchy, and </w:t>
      </w:r>
      <w:r w:rsidR="003F4CAC">
        <w:rPr>
          <w:rStyle w:val="Strong"/>
          <w:rFonts w:ascii="Times New Roman" w:eastAsiaTheme="majorEastAsia" w:hAnsi="Times New Roman"/>
          <w:sz w:val="24"/>
          <w:szCs w:val="24"/>
        </w:rPr>
        <w:t xml:space="preserve">local politicians’ </w:t>
      </w:r>
      <w:r w:rsidRPr="005346B5">
        <w:rPr>
          <w:rStyle w:val="Strong"/>
          <w:rFonts w:ascii="Times New Roman" w:eastAsiaTheme="majorEastAsia" w:hAnsi="Times New Roman"/>
          <w:sz w:val="24"/>
          <w:szCs w:val="24"/>
        </w:rPr>
        <w:t>career incentives</w:t>
      </w:r>
      <w:del w:id="28" w:author="Gretchen Dykstra" w:date="2025-06-29T07:48:00Z">
        <w:r w:rsidRPr="005346B5" w:rsidDel="00097120">
          <w:rPr>
            <w:rStyle w:val="Strong"/>
            <w:rFonts w:ascii="Times New Roman" w:eastAsiaTheme="majorEastAsia" w:hAnsi="Times New Roman"/>
            <w:sz w:val="24"/>
            <w:szCs w:val="24"/>
          </w:rPr>
          <w:delText>.</w:delText>
        </w:r>
      </w:del>
    </w:p>
    <w:p w14:paraId="6DF1757C" w14:textId="2CA88372" w:rsidR="00046389" w:rsidRPr="005346B5" w:rsidRDefault="00046389" w:rsidP="00046389">
      <w:pPr>
        <w:rPr>
          <w:rFonts w:ascii="Times New Roman" w:hAnsi="Times New Roman" w:cs="Times New Roman"/>
          <w:sz w:val="24"/>
          <w:szCs w:val="24"/>
        </w:rPr>
      </w:pPr>
      <w:r w:rsidRPr="005346B5">
        <w:rPr>
          <w:rFonts w:ascii="Times New Roman" w:hAnsi="Times New Roman" w:cs="Times New Roman"/>
          <w:sz w:val="24"/>
          <w:szCs w:val="24"/>
        </w:rPr>
        <w:t>We examine the drivers of sector selection and find a combination of economic logic, administrative capacity, and political incentives.</w:t>
      </w:r>
    </w:p>
    <w:p w14:paraId="5C2EDC43" w14:textId="5A2BF475" w:rsidR="00046389" w:rsidRPr="005346B5" w:rsidRDefault="00046389" w:rsidP="00046389">
      <w:pPr>
        <w:rPr>
          <w:rFonts w:ascii="Times New Roman" w:hAnsi="Times New Roman" w:cs="Times New Roman"/>
          <w:sz w:val="24"/>
          <w:szCs w:val="24"/>
        </w:rPr>
      </w:pPr>
      <w:r w:rsidRPr="005346B5">
        <w:rPr>
          <w:rFonts w:ascii="Times New Roman" w:hAnsi="Times New Roman" w:cs="Times New Roman"/>
          <w:sz w:val="24"/>
          <w:szCs w:val="24"/>
        </w:rPr>
        <w:t>First, we construct measures of a city’s</w:t>
      </w:r>
      <w:r w:rsidR="003F4CAC">
        <w:rPr>
          <w:rFonts w:ascii="Times New Roman" w:hAnsi="Times New Roman" w:cs="Times New Roman"/>
          <w:sz w:val="24"/>
          <w:szCs w:val="24"/>
        </w:rPr>
        <w:t xml:space="preserve"> relative</w:t>
      </w:r>
      <w:r w:rsidRPr="005346B5">
        <w:rPr>
          <w:rFonts w:ascii="Times New Roman" w:hAnsi="Times New Roman" w:cs="Times New Roman"/>
          <w:sz w:val="24"/>
          <w:szCs w:val="24"/>
        </w:rPr>
        <w:t xml:space="preserve"> advantage from firm registration data based on </w:t>
      </w:r>
      <w:r w:rsidR="003F4CAC">
        <w:rPr>
          <w:rFonts w:ascii="Times New Roman" w:hAnsi="Times New Roman" w:cs="Times New Roman"/>
          <w:sz w:val="24"/>
          <w:szCs w:val="24"/>
        </w:rPr>
        <w:t xml:space="preserve">the </w:t>
      </w:r>
      <w:r w:rsidRPr="005346B5">
        <w:rPr>
          <w:rFonts w:ascii="Times New Roman" w:hAnsi="Times New Roman" w:cs="Times New Roman"/>
          <w:sz w:val="24"/>
          <w:szCs w:val="24"/>
        </w:rPr>
        <w:t xml:space="preserve">cumulative registered capital of firms registered in the city in each industry; two of the measures proxy the city’s </w:t>
      </w:r>
      <w:r w:rsidR="003F4CAC">
        <w:rPr>
          <w:rFonts w:ascii="Times New Roman" w:hAnsi="Times New Roman" w:cs="Times New Roman"/>
          <w:sz w:val="24"/>
          <w:szCs w:val="24"/>
        </w:rPr>
        <w:t>revealed comparative advantage (</w:t>
      </w:r>
      <w:r w:rsidRPr="005346B5">
        <w:rPr>
          <w:rFonts w:ascii="Times New Roman" w:hAnsi="Times New Roman" w:cs="Times New Roman"/>
          <w:sz w:val="24"/>
          <w:szCs w:val="24"/>
        </w:rPr>
        <w:t>RCA</w:t>
      </w:r>
      <w:r w:rsidR="003F4CAC">
        <w:rPr>
          <w:rFonts w:ascii="Times New Roman" w:hAnsi="Times New Roman" w:cs="Times New Roman"/>
          <w:sz w:val="24"/>
          <w:szCs w:val="24"/>
        </w:rPr>
        <w:t>)</w:t>
      </w:r>
      <w:r w:rsidR="009062FF">
        <w:rPr>
          <w:rFonts w:ascii="Times New Roman" w:hAnsi="Times New Roman" w:cs="Times New Roman"/>
          <w:sz w:val="24"/>
          <w:szCs w:val="24"/>
        </w:rPr>
        <w:t xml:space="preserve"> within the province</w:t>
      </w:r>
      <w:r w:rsidR="00123851">
        <w:rPr>
          <w:rFonts w:ascii="Times New Roman" w:hAnsi="Times New Roman" w:cs="Times New Roman"/>
          <w:sz w:val="24"/>
          <w:szCs w:val="24"/>
        </w:rPr>
        <w:t xml:space="preserve"> (with superscript </w:t>
      </w:r>
      <w:r w:rsidR="00123851" w:rsidRPr="00097120">
        <w:rPr>
          <w:rFonts w:ascii="Times New Roman" w:hAnsi="Times New Roman" w:cs="Times New Roman"/>
          <w:i/>
          <w:iCs/>
          <w:sz w:val="24"/>
          <w:szCs w:val="24"/>
          <w:rPrChange w:id="29" w:author="Gretchen Dykstra" w:date="2025-06-29T07:50:00Z">
            <w:rPr>
              <w:rFonts w:ascii="Times New Roman" w:hAnsi="Times New Roman" w:cs="Times New Roman"/>
              <w:sz w:val="24"/>
              <w:szCs w:val="24"/>
            </w:rPr>
          </w:rPrChange>
        </w:rPr>
        <w:t>p</w:t>
      </w:r>
      <w:del w:id="30" w:author="Gretchen Dykstra" w:date="2025-06-29T07:51:00Z">
        <w:r w:rsidR="008C6570" w:rsidDel="00021EF5">
          <w:rPr>
            <w:rFonts w:ascii="Times New Roman" w:hAnsi="Times New Roman" w:cs="Times New Roman"/>
            <w:sz w:val="24"/>
            <w:szCs w:val="24"/>
          </w:rPr>
          <w:delText xml:space="preserve"> below</w:delText>
        </w:r>
      </w:del>
      <w:r w:rsidR="00123851">
        <w:rPr>
          <w:rFonts w:ascii="Times New Roman" w:hAnsi="Times New Roman" w:cs="Times New Roman"/>
          <w:sz w:val="24"/>
          <w:szCs w:val="24"/>
        </w:rPr>
        <w:t>)</w:t>
      </w:r>
      <w:r w:rsidR="009062FF">
        <w:rPr>
          <w:rFonts w:ascii="Times New Roman" w:hAnsi="Times New Roman" w:cs="Times New Roman"/>
          <w:sz w:val="24"/>
          <w:szCs w:val="24"/>
        </w:rPr>
        <w:t xml:space="preserve"> and within the</w:t>
      </w:r>
      <w:r w:rsidRPr="005346B5">
        <w:rPr>
          <w:rFonts w:ascii="Times New Roman" w:hAnsi="Times New Roman" w:cs="Times New Roman"/>
          <w:sz w:val="24"/>
          <w:szCs w:val="24"/>
        </w:rPr>
        <w:t xml:space="preserve"> </w:t>
      </w:r>
      <w:r w:rsidR="00123851">
        <w:rPr>
          <w:rFonts w:ascii="Times New Roman" w:hAnsi="Times New Roman" w:cs="Times New Roman"/>
          <w:sz w:val="24"/>
          <w:szCs w:val="24"/>
        </w:rPr>
        <w:t xml:space="preserve">entire nation (with superscript </w:t>
      </w:r>
      <w:r w:rsidR="00123851" w:rsidRPr="00097120">
        <w:rPr>
          <w:rFonts w:ascii="Times New Roman" w:hAnsi="Times New Roman" w:cs="Times New Roman"/>
          <w:i/>
          <w:iCs/>
          <w:sz w:val="24"/>
          <w:szCs w:val="24"/>
          <w:rPrChange w:id="31" w:author="Gretchen Dykstra" w:date="2025-06-29T07:50:00Z">
            <w:rPr>
              <w:rFonts w:ascii="Times New Roman" w:hAnsi="Times New Roman" w:cs="Times New Roman"/>
              <w:sz w:val="24"/>
              <w:szCs w:val="24"/>
            </w:rPr>
          </w:rPrChange>
        </w:rPr>
        <w:t>n</w:t>
      </w:r>
      <w:del w:id="32" w:author="Gretchen Dykstra" w:date="2025-06-29T07:51:00Z">
        <w:r w:rsidR="008C6570" w:rsidDel="00021EF5">
          <w:rPr>
            <w:rFonts w:ascii="Times New Roman" w:hAnsi="Times New Roman" w:cs="Times New Roman"/>
            <w:sz w:val="24"/>
            <w:szCs w:val="24"/>
          </w:rPr>
          <w:delText xml:space="preserve"> below</w:delText>
        </w:r>
      </w:del>
      <w:r w:rsidR="00123851">
        <w:rPr>
          <w:rFonts w:ascii="Times New Roman" w:hAnsi="Times New Roman" w:cs="Times New Roman"/>
          <w:sz w:val="24"/>
          <w:szCs w:val="24"/>
        </w:rPr>
        <w:t>)</w:t>
      </w:r>
      <w:r w:rsidR="009062FF">
        <w:rPr>
          <w:rFonts w:ascii="Times New Roman" w:hAnsi="Times New Roman" w:cs="Times New Roman"/>
          <w:sz w:val="24"/>
          <w:szCs w:val="24"/>
        </w:rPr>
        <w:t xml:space="preserve"> respectively, </w:t>
      </w:r>
      <w:r w:rsidRPr="005346B5">
        <w:rPr>
          <w:rFonts w:ascii="Times New Roman" w:hAnsi="Times New Roman" w:cs="Times New Roman"/>
          <w:sz w:val="24"/>
          <w:szCs w:val="24"/>
        </w:rPr>
        <w:t>and a third measure prox</w:t>
      </w:r>
      <w:ins w:id="33" w:author="Gretchen Dykstra" w:date="2025-06-29T07:50:00Z">
        <w:r w:rsidR="00097120">
          <w:rPr>
            <w:rFonts w:ascii="Times New Roman" w:hAnsi="Times New Roman" w:cs="Times New Roman"/>
            <w:sz w:val="24"/>
            <w:szCs w:val="24"/>
          </w:rPr>
          <w:t>ies</w:t>
        </w:r>
      </w:ins>
      <w:del w:id="34" w:author="Gretchen Dykstra" w:date="2025-06-29T07:50:00Z">
        <w:r w:rsidRPr="005346B5" w:rsidDel="00097120">
          <w:rPr>
            <w:rFonts w:ascii="Times New Roman" w:hAnsi="Times New Roman" w:cs="Times New Roman"/>
            <w:sz w:val="24"/>
            <w:szCs w:val="24"/>
          </w:rPr>
          <w:delText>y</w:delText>
        </w:r>
      </w:del>
      <w:r w:rsidRPr="005346B5">
        <w:rPr>
          <w:rFonts w:ascii="Times New Roman" w:hAnsi="Times New Roman" w:cs="Times New Roman"/>
          <w:sz w:val="24"/>
          <w:szCs w:val="24"/>
        </w:rPr>
        <w:t xml:space="preserve"> the city’s </w:t>
      </w:r>
      <w:r w:rsidR="003F4CAC">
        <w:rPr>
          <w:rFonts w:ascii="Times New Roman" w:hAnsi="Times New Roman" w:cs="Times New Roman"/>
          <w:sz w:val="24"/>
          <w:szCs w:val="24"/>
        </w:rPr>
        <w:t>absolute advantage (</w:t>
      </w:r>
      <w:r w:rsidRPr="005346B5">
        <w:rPr>
          <w:rFonts w:ascii="Times New Roman" w:hAnsi="Times New Roman" w:cs="Times New Roman"/>
          <w:sz w:val="24"/>
          <w:szCs w:val="24"/>
        </w:rPr>
        <w:t>AA</w:t>
      </w:r>
      <w:r w:rsidR="003F4CAC">
        <w:rPr>
          <w:rFonts w:ascii="Times New Roman" w:hAnsi="Times New Roman" w:cs="Times New Roman"/>
          <w:sz w:val="24"/>
          <w:szCs w:val="24"/>
        </w:rPr>
        <w:t>)</w:t>
      </w:r>
      <w:r w:rsidRPr="005346B5">
        <w:rPr>
          <w:rFonts w:ascii="Times New Roman" w:hAnsi="Times New Roman" w:cs="Times New Roman"/>
          <w:sz w:val="24"/>
          <w:szCs w:val="24"/>
        </w:rPr>
        <w:t xml:space="preserve">. Specifically, for city </w:t>
      </w:r>
      <w:r w:rsidRPr="00B5485A">
        <w:rPr>
          <w:rFonts w:ascii="Times New Roman" w:hAnsi="Times New Roman" w:cs="Times New Roman"/>
          <w:i/>
          <w:iCs/>
          <w:sz w:val="24"/>
          <w:szCs w:val="24"/>
        </w:rPr>
        <w:t>c</w:t>
      </w:r>
      <w:r w:rsidRPr="005346B5">
        <w:rPr>
          <w:rFonts w:ascii="Times New Roman" w:hAnsi="Times New Roman" w:cs="Times New Roman"/>
          <w:sz w:val="24"/>
          <w:szCs w:val="24"/>
        </w:rPr>
        <w:t xml:space="preserve"> (in province</w:t>
      </w:r>
      <w:r w:rsidRPr="00B5485A">
        <w:rPr>
          <w:rFonts w:ascii="Times New Roman" w:hAnsi="Times New Roman" w:cs="Times New Roman"/>
          <w:i/>
          <w:iCs/>
          <w:sz w:val="24"/>
          <w:szCs w:val="24"/>
        </w:rPr>
        <w:t xml:space="preserve"> p</w:t>
      </w:r>
      <w:r w:rsidRPr="005346B5">
        <w:rPr>
          <w:rFonts w:ascii="Times New Roman" w:hAnsi="Times New Roman" w:cs="Times New Roman"/>
          <w:sz w:val="24"/>
          <w:szCs w:val="24"/>
        </w:rPr>
        <w:t xml:space="preserve">), industry </w:t>
      </w:r>
      <w:r w:rsidRPr="00B5485A">
        <w:rPr>
          <w:rFonts w:ascii="Times New Roman" w:hAnsi="Times New Roman" w:cs="Times New Roman"/>
          <w:i/>
          <w:iCs/>
          <w:sz w:val="24"/>
          <w:szCs w:val="24"/>
        </w:rPr>
        <w:t>s</w:t>
      </w:r>
      <w:r w:rsidRPr="005346B5">
        <w:rPr>
          <w:rFonts w:ascii="Times New Roman" w:hAnsi="Times New Roman" w:cs="Times New Roman"/>
          <w:sz w:val="24"/>
          <w:szCs w:val="24"/>
        </w:rPr>
        <w:t xml:space="preserve">, and year </w:t>
      </w:r>
      <w:r w:rsidRPr="00B5485A">
        <w:rPr>
          <w:rFonts w:ascii="Times New Roman" w:hAnsi="Times New Roman" w:cs="Times New Roman"/>
          <w:i/>
          <w:iCs/>
          <w:sz w:val="24"/>
          <w:szCs w:val="24"/>
        </w:rPr>
        <w:t>t</w:t>
      </w:r>
      <w:r w:rsidRPr="005346B5">
        <w:rPr>
          <w:rFonts w:ascii="Times New Roman" w:hAnsi="Times New Roman" w:cs="Times New Roman"/>
          <w:sz w:val="24"/>
          <w:szCs w:val="24"/>
        </w:rPr>
        <w:t xml:space="preserve">, the three measures are </w:t>
      </w:r>
      <w:r w:rsidR="003F4CAC" w:rsidRPr="005346B5">
        <w:rPr>
          <w:rFonts w:ascii="Times New Roman" w:hAnsi="Times New Roman" w:cs="Times New Roman"/>
          <w:sz w:val="24"/>
          <w:szCs w:val="24"/>
        </w:rPr>
        <w:t>c</w:t>
      </w:r>
      <w:r w:rsidR="003F4CAC">
        <w:rPr>
          <w:rFonts w:ascii="Times New Roman" w:hAnsi="Times New Roman" w:cs="Times New Roman"/>
          <w:sz w:val="24"/>
          <w:szCs w:val="24"/>
        </w:rPr>
        <w:t>onstructed</w:t>
      </w:r>
      <w:r w:rsidR="003F4CAC" w:rsidRPr="005346B5">
        <w:rPr>
          <w:rFonts w:ascii="Times New Roman" w:hAnsi="Times New Roman" w:cs="Times New Roman"/>
          <w:sz w:val="24"/>
          <w:szCs w:val="24"/>
        </w:rPr>
        <w:t xml:space="preserve"> </w:t>
      </w:r>
      <w:r w:rsidRPr="005346B5">
        <w:rPr>
          <w:rFonts w:ascii="Times New Roman" w:hAnsi="Times New Roman" w:cs="Times New Roman"/>
          <w:sz w:val="24"/>
          <w:szCs w:val="24"/>
        </w:rPr>
        <w:t xml:space="preserve">as follows: </w:t>
      </w:r>
    </w:p>
    <w:p w14:paraId="7EE6B6B3" w14:textId="1F7C60B2" w:rsidR="00046389" w:rsidRPr="005346B5" w:rsidRDefault="003374C8" w:rsidP="003374C8">
      <w:pPr>
        <w:jc w:val="center"/>
        <w:rPr>
          <w:rFonts w:ascii="Times New Roman" w:hAnsi="Times New Roman" w:cs="Times New Roman"/>
          <w:sz w:val="24"/>
          <w:szCs w:val="24"/>
        </w:rPr>
      </w:pPr>
      <w:r w:rsidRPr="005346B5">
        <w:rPr>
          <w:rFonts w:ascii="Times New Roman" w:hAnsi="Times New Roman" w:cs="Times New Roman"/>
          <w:noProof/>
          <w:sz w:val="24"/>
          <w:szCs w:val="24"/>
        </w:rPr>
        <w:lastRenderedPageBreak/>
        <w:drawing>
          <wp:inline distT="0" distB="0" distL="0" distR="0" wp14:anchorId="01964B9C" wp14:editId="33C3CE9E">
            <wp:extent cx="2743200"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75556" cy="1002284"/>
                    </a:xfrm>
                    <a:prstGeom prst="rect">
                      <a:avLst/>
                    </a:prstGeom>
                  </pic:spPr>
                </pic:pic>
              </a:graphicData>
            </a:graphic>
          </wp:inline>
        </w:drawing>
      </w:r>
    </w:p>
    <w:p w14:paraId="6268F608" w14:textId="7EBCCA3F" w:rsidR="0043064C" w:rsidRPr="005346B5" w:rsidRDefault="003F4CAC" w:rsidP="00046389">
      <w:pPr>
        <w:rPr>
          <w:rFonts w:ascii="Times New Roman" w:hAnsi="Times New Roman" w:cs="Times New Roman"/>
          <w:sz w:val="24"/>
          <w:szCs w:val="24"/>
        </w:rPr>
      </w:pPr>
      <w:r>
        <w:rPr>
          <w:rFonts w:ascii="Times New Roman" w:hAnsi="Times New Roman" w:cs="Times New Roman"/>
          <w:sz w:val="24"/>
          <w:szCs w:val="24"/>
        </w:rPr>
        <w:t xml:space="preserve">where </w:t>
      </w:r>
      <w:r w:rsidRPr="00B5485A">
        <w:rPr>
          <w:rFonts w:ascii="Times New Roman" w:hAnsi="Times New Roman" w:cs="Times New Roman"/>
          <w:i/>
          <w:iCs/>
          <w:sz w:val="24"/>
          <w:szCs w:val="24"/>
        </w:rPr>
        <w:t>Capital</w:t>
      </w:r>
      <w:r w:rsidRPr="00B5485A">
        <w:rPr>
          <w:rFonts w:ascii="Times New Roman" w:hAnsi="Times New Roman" w:cs="Times New Roman"/>
          <w:i/>
          <w:iCs/>
          <w:sz w:val="24"/>
          <w:szCs w:val="24"/>
          <w:vertAlign w:val="subscript"/>
        </w:rPr>
        <w:t>cst</w:t>
      </w:r>
      <w:r w:rsidRPr="00B5485A">
        <w:rPr>
          <w:rFonts w:ascii="Times New Roman" w:hAnsi="Times New Roman" w:cs="Times New Roman"/>
          <w:i/>
          <w:iCs/>
          <w:sz w:val="24"/>
          <w:szCs w:val="24"/>
        </w:rPr>
        <w:t xml:space="preserve"> </w:t>
      </w:r>
      <w:r w:rsidR="009062FF">
        <w:rPr>
          <w:rFonts w:ascii="Times New Roman" w:hAnsi="Times New Roman" w:cs="Times New Roman"/>
          <w:sz w:val="24"/>
          <w:szCs w:val="24"/>
        </w:rPr>
        <w:t xml:space="preserve">is the cumulative registered capital in sector </w:t>
      </w:r>
      <w:r w:rsidR="009062FF">
        <w:rPr>
          <w:rFonts w:ascii="Times New Roman" w:hAnsi="Times New Roman" w:cs="Times New Roman"/>
          <w:i/>
          <w:iCs/>
          <w:sz w:val="24"/>
          <w:szCs w:val="24"/>
        </w:rPr>
        <w:t>s</w:t>
      </w:r>
      <w:r w:rsidR="009062FF">
        <w:rPr>
          <w:rFonts w:ascii="Times New Roman" w:hAnsi="Times New Roman" w:cs="Times New Roman"/>
          <w:sz w:val="24"/>
          <w:szCs w:val="24"/>
        </w:rPr>
        <w:t xml:space="preserve"> in city </w:t>
      </w:r>
      <w:r w:rsidR="009062FF" w:rsidRPr="00B5485A">
        <w:rPr>
          <w:rFonts w:ascii="Times New Roman" w:hAnsi="Times New Roman" w:cs="Times New Roman"/>
          <w:i/>
          <w:iCs/>
          <w:sz w:val="24"/>
          <w:szCs w:val="24"/>
        </w:rPr>
        <w:t>c</w:t>
      </w:r>
      <w:r w:rsidR="009062FF">
        <w:rPr>
          <w:rFonts w:ascii="Times New Roman" w:hAnsi="Times New Roman" w:cs="Times New Roman"/>
          <w:sz w:val="24"/>
          <w:szCs w:val="24"/>
        </w:rPr>
        <w:t xml:space="preserve"> by year </w:t>
      </w:r>
      <w:r w:rsidR="009062FF" w:rsidRPr="00B5485A">
        <w:rPr>
          <w:rFonts w:ascii="Times New Roman" w:hAnsi="Times New Roman" w:cs="Times New Roman"/>
          <w:i/>
          <w:iCs/>
          <w:sz w:val="24"/>
          <w:szCs w:val="24"/>
        </w:rPr>
        <w:t>t</w:t>
      </w:r>
      <w:r w:rsidR="009062FF">
        <w:rPr>
          <w:rFonts w:ascii="Times New Roman" w:hAnsi="Times New Roman" w:cs="Times New Roman"/>
          <w:sz w:val="24"/>
          <w:szCs w:val="24"/>
        </w:rPr>
        <w:t>.</w:t>
      </w:r>
      <w:r w:rsidR="00123851">
        <w:rPr>
          <w:rFonts w:ascii="Times New Roman" w:hAnsi="Times New Roman" w:cs="Times New Roman"/>
          <w:sz w:val="24"/>
          <w:szCs w:val="24"/>
        </w:rPr>
        <w:t xml:space="preserve"> </w:t>
      </w:r>
      <w:r w:rsidR="009062FF">
        <w:rPr>
          <w:rFonts w:ascii="Times New Roman" w:hAnsi="Times New Roman" w:cs="Times New Roman"/>
          <w:sz w:val="24"/>
          <w:szCs w:val="24"/>
        </w:rPr>
        <w:t>Citie</w:t>
      </w:r>
      <w:r w:rsidR="009062FF" w:rsidRPr="005346B5">
        <w:rPr>
          <w:rFonts w:ascii="Times New Roman" w:hAnsi="Times New Roman" w:cs="Times New Roman"/>
          <w:sz w:val="24"/>
          <w:szCs w:val="24"/>
        </w:rPr>
        <w:t xml:space="preserve">s </w:t>
      </w:r>
      <w:r w:rsidR="00046389" w:rsidRPr="005346B5">
        <w:rPr>
          <w:rFonts w:ascii="Times New Roman" w:hAnsi="Times New Roman" w:cs="Times New Roman"/>
          <w:sz w:val="24"/>
          <w:szCs w:val="24"/>
        </w:rPr>
        <w:t>are more likely to target sectors</w:t>
      </w:r>
      <w:r w:rsidR="009062FF">
        <w:rPr>
          <w:rFonts w:ascii="Times New Roman" w:hAnsi="Times New Roman" w:cs="Times New Roman"/>
          <w:sz w:val="24"/>
          <w:szCs w:val="24"/>
        </w:rPr>
        <w:t xml:space="preserve"> with higher RCAs,</w:t>
      </w:r>
      <w:r w:rsidR="00046389" w:rsidRPr="005346B5">
        <w:rPr>
          <w:rFonts w:ascii="Times New Roman" w:hAnsi="Times New Roman" w:cs="Times New Roman"/>
          <w:sz w:val="24"/>
          <w:szCs w:val="24"/>
        </w:rPr>
        <w:t xml:space="preserve"> particularly when </w:t>
      </w:r>
      <w:r w:rsidR="009062FF">
        <w:rPr>
          <w:rFonts w:ascii="Times New Roman" w:hAnsi="Times New Roman" w:cs="Times New Roman"/>
          <w:sz w:val="24"/>
          <w:szCs w:val="24"/>
        </w:rPr>
        <w:t xml:space="preserve">their </w:t>
      </w:r>
      <w:r w:rsidR="00046389" w:rsidRPr="005346B5">
        <w:rPr>
          <w:rFonts w:ascii="Times New Roman" w:hAnsi="Times New Roman" w:cs="Times New Roman"/>
          <w:sz w:val="24"/>
          <w:szCs w:val="24"/>
        </w:rPr>
        <w:t>fiscal capacity</w:t>
      </w:r>
      <w:r w:rsidR="009062FF">
        <w:rPr>
          <w:rFonts w:ascii="Times New Roman" w:hAnsi="Times New Roman" w:cs="Times New Roman"/>
          <w:sz w:val="24"/>
          <w:szCs w:val="24"/>
        </w:rPr>
        <w:t xml:space="preserve"> proxied by per capita GDP </w:t>
      </w:r>
      <w:r w:rsidR="00046389" w:rsidRPr="005346B5">
        <w:rPr>
          <w:rFonts w:ascii="Times New Roman" w:hAnsi="Times New Roman" w:cs="Times New Roman"/>
          <w:sz w:val="24"/>
          <w:szCs w:val="24"/>
        </w:rPr>
        <w:t xml:space="preserve">is </w:t>
      </w:r>
      <w:r w:rsidR="009062FF">
        <w:rPr>
          <w:rFonts w:ascii="Times New Roman" w:hAnsi="Times New Roman" w:cs="Times New Roman"/>
          <w:sz w:val="24"/>
          <w:szCs w:val="24"/>
        </w:rPr>
        <w:t>high</w:t>
      </w:r>
      <w:r w:rsidR="00046389" w:rsidRPr="005346B5">
        <w:rPr>
          <w:rFonts w:ascii="Times New Roman" w:hAnsi="Times New Roman" w:cs="Times New Roman"/>
          <w:sz w:val="24"/>
          <w:szCs w:val="24"/>
        </w:rPr>
        <w:t>. Table 3 confirms this using a regression framework: both RCA</w:t>
      </w:r>
      <w:r w:rsidR="009062FF">
        <w:rPr>
          <w:rFonts w:ascii="Times New Roman" w:hAnsi="Times New Roman" w:cs="Times New Roman"/>
          <w:sz w:val="24"/>
          <w:szCs w:val="24"/>
        </w:rPr>
        <w:t>s and AAs</w:t>
      </w:r>
      <w:r w:rsidR="00046389" w:rsidRPr="005346B5">
        <w:rPr>
          <w:rFonts w:ascii="Times New Roman" w:hAnsi="Times New Roman" w:cs="Times New Roman"/>
          <w:sz w:val="24"/>
          <w:szCs w:val="24"/>
        </w:rPr>
        <w:t xml:space="preserve"> positively predict sector targeting</w:t>
      </w:r>
      <w:r w:rsidR="009062FF">
        <w:rPr>
          <w:rFonts w:ascii="Times New Roman" w:hAnsi="Times New Roman" w:cs="Times New Roman"/>
          <w:sz w:val="24"/>
          <w:szCs w:val="24"/>
        </w:rPr>
        <w:t xml:space="preserve"> (Column 4), but</w:t>
      </w:r>
      <w:r w:rsidR="00046389" w:rsidRPr="005346B5">
        <w:rPr>
          <w:rFonts w:ascii="Times New Roman" w:hAnsi="Times New Roman" w:cs="Times New Roman"/>
          <w:sz w:val="24"/>
          <w:szCs w:val="24"/>
        </w:rPr>
        <w:t xml:space="preserve"> </w:t>
      </w:r>
      <w:r w:rsidR="009062FF">
        <w:rPr>
          <w:rFonts w:ascii="Times New Roman" w:hAnsi="Times New Roman" w:cs="Times New Roman"/>
          <w:sz w:val="24"/>
          <w:szCs w:val="24"/>
        </w:rPr>
        <w:t>t</w:t>
      </w:r>
      <w:r w:rsidR="00046389" w:rsidRPr="005346B5">
        <w:rPr>
          <w:rFonts w:ascii="Times New Roman" w:hAnsi="Times New Roman" w:cs="Times New Roman"/>
          <w:sz w:val="24"/>
          <w:szCs w:val="24"/>
        </w:rPr>
        <w:t>he interaction terms</w:t>
      </w:r>
      <w:r w:rsidR="009062FF">
        <w:rPr>
          <w:rFonts w:ascii="Times New Roman" w:hAnsi="Times New Roman" w:cs="Times New Roman"/>
          <w:sz w:val="24"/>
          <w:szCs w:val="24"/>
        </w:rPr>
        <w:t xml:space="preserve"> with log(GDP)</w:t>
      </w:r>
      <w:r w:rsidR="00046389" w:rsidRPr="005346B5">
        <w:rPr>
          <w:rFonts w:ascii="Times New Roman" w:hAnsi="Times New Roman" w:cs="Times New Roman"/>
          <w:sz w:val="24"/>
          <w:szCs w:val="24"/>
        </w:rPr>
        <w:t xml:space="preserve"> further show that richer </w:t>
      </w:r>
      <w:r w:rsidR="009062FF">
        <w:rPr>
          <w:rFonts w:ascii="Times New Roman" w:hAnsi="Times New Roman" w:cs="Times New Roman"/>
          <w:sz w:val="24"/>
          <w:szCs w:val="24"/>
        </w:rPr>
        <w:t>cities</w:t>
      </w:r>
      <w:r w:rsidR="009062FF" w:rsidRPr="005346B5">
        <w:rPr>
          <w:rFonts w:ascii="Times New Roman" w:hAnsi="Times New Roman" w:cs="Times New Roman"/>
          <w:sz w:val="24"/>
          <w:szCs w:val="24"/>
        </w:rPr>
        <w:t xml:space="preserve"> </w:t>
      </w:r>
      <w:r w:rsidR="00046389" w:rsidRPr="005346B5">
        <w:rPr>
          <w:rFonts w:ascii="Times New Roman" w:hAnsi="Times New Roman" w:cs="Times New Roman"/>
          <w:sz w:val="24"/>
          <w:szCs w:val="24"/>
        </w:rPr>
        <w:t>are more effective in</w:t>
      </w:r>
      <w:r w:rsidR="009062FF">
        <w:rPr>
          <w:rFonts w:ascii="Times New Roman" w:hAnsi="Times New Roman" w:cs="Times New Roman"/>
          <w:sz w:val="24"/>
          <w:szCs w:val="24"/>
        </w:rPr>
        <w:t xml:space="preserve"> </w:t>
      </w:r>
      <w:r w:rsidR="00046389" w:rsidRPr="005346B5">
        <w:rPr>
          <w:rFonts w:ascii="Times New Roman" w:hAnsi="Times New Roman" w:cs="Times New Roman"/>
          <w:sz w:val="24"/>
          <w:szCs w:val="24"/>
        </w:rPr>
        <w:t xml:space="preserve">targeting </w:t>
      </w:r>
      <w:r w:rsidR="009062FF">
        <w:rPr>
          <w:rFonts w:ascii="Times New Roman" w:hAnsi="Times New Roman" w:cs="Times New Roman"/>
          <w:sz w:val="24"/>
          <w:szCs w:val="24"/>
        </w:rPr>
        <w:t>sectors with RCAs instead of AAs.</w:t>
      </w:r>
    </w:p>
    <w:p w14:paraId="22E0F1B1" w14:textId="7778A0EA" w:rsidR="00046389" w:rsidRPr="005346B5" w:rsidRDefault="00046389" w:rsidP="00046389">
      <w:pPr>
        <w:jc w:val="center"/>
        <w:rPr>
          <w:rFonts w:ascii="Times New Roman" w:hAnsi="Times New Roman" w:cs="Times New Roman"/>
          <w:sz w:val="24"/>
          <w:szCs w:val="24"/>
        </w:rPr>
      </w:pPr>
      <w:r w:rsidRPr="005346B5">
        <w:rPr>
          <w:rFonts w:ascii="Times New Roman" w:hAnsi="Times New Roman" w:cs="Times New Roman"/>
          <w:sz w:val="24"/>
          <w:szCs w:val="24"/>
        </w:rPr>
        <w:t>Table 3. Sector Choice and Regional Revealed Advantage</w:t>
      </w:r>
    </w:p>
    <w:tbl>
      <w:tblPr>
        <w:tblW w:w="9007" w:type="dxa"/>
        <w:tblInd w:w="-15" w:type="dxa"/>
        <w:tblLook w:val="04A0" w:firstRow="1" w:lastRow="0" w:firstColumn="1" w:lastColumn="0" w:noHBand="0" w:noVBand="1"/>
      </w:tblPr>
      <w:tblGrid>
        <w:gridCol w:w="2142"/>
        <w:gridCol w:w="1476"/>
        <w:gridCol w:w="1356"/>
        <w:gridCol w:w="1176"/>
        <w:gridCol w:w="1476"/>
        <w:gridCol w:w="1528"/>
      </w:tblGrid>
      <w:tr w:rsidR="00046389" w:rsidRPr="005346B5" w14:paraId="797D0678" w14:textId="77777777" w:rsidTr="009D567A">
        <w:trPr>
          <w:trHeight w:val="300"/>
        </w:trPr>
        <w:tc>
          <w:tcPr>
            <w:tcW w:w="2142" w:type="dxa"/>
            <w:tcBorders>
              <w:top w:val="single" w:sz="4" w:space="0" w:color="auto"/>
              <w:left w:val="nil"/>
              <w:bottom w:val="single" w:sz="4" w:space="0" w:color="auto"/>
              <w:right w:val="nil"/>
            </w:tcBorders>
            <w:shd w:val="clear" w:color="auto" w:fill="auto"/>
            <w:noWrap/>
            <w:vAlign w:val="bottom"/>
            <w:hideMark/>
          </w:tcPr>
          <w:p w14:paraId="1A7BD5D9" w14:textId="77777777" w:rsidR="00046389" w:rsidRPr="005346B5" w:rsidRDefault="00046389" w:rsidP="00046389">
            <w:pPr>
              <w:spacing w:after="0" w:line="240" w:lineRule="auto"/>
              <w:rPr>
                <w:rFonts w:ascii="Times New Roman" w:eastAsia="Times New Roman" w:hAnsi="Times New Roman" w:cs="Times New Roman"/>
                <w:sz w:val="24"/>
                <w:szCs w:val="24"/>
              </w:rPr>
            </w:pPr>
          </w:p>
        </w:tc>
        <w:tc>
          <w:tcPr>
            <w:tcW w:w="1329" w:type="dxa"/>
            <w:tcBorders>
              <w:top w:val="single" w:sz="4" w:space="0" w:color="auto"/>
              <w:left w:val="nil"/>
              <w:bottom w:val="single" w:sz="4" w:space="0" w:color="auto"/>
              <w:right w:val="nil"/>
            </w:tcBorders>
            <w:shd w:val="clear" w:color="auto" w:fill="auto"/>
            <w:noWrap/>
            <w:vAlign w:val="bottom"/>
            <w:hideMark/>
          </w:tcPr>
          <w:p w14:paraId="1BC7AC44"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(1)</w:t>
            </w:r>
          </w:p>
        </w:tc>
        <w:tc>
          <w:tcPr>
            <w:tcW w:w="1356" w:type="dxa"/>
            <w:tcBorders>
              <w:top w:val="single" w:sz="4" w:space="0" w:color="auto"/>
              <w:left w:val="nil"/>
              <w:bottom w:val="single" w:sz="4" w:space="0" w:color="auto"/>
              <w:right w:val="nil"/>
            </w:tcBorders>
            <w:shd w:val="clear" w:color="auto" w:fill="auto"/>
            <w:noWrap/>
            <w:vAlign w:val="bottom"/>
            <w:hideMark/>
          </w:tcPr>
          <w:p w14:paraId="56287CA7"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w:t>
            </w:r>
          </w:p>
        </w:tc>
        <w:tc>
          <w:tcPr>
            <w:tcW w:w="1176" w:type="dxa"/>
            <w:tcBorders>
              <w:top w:val="single" w:sz="4" w:space="0" w:color="auto"/>
              <w:left w:val="nil"/>
              <w:bottom w:val="single" w:sz="4" w:space="0" w:color="auto"/>
              <w:right w:val="nil"/>
            </w:tcBorders>
            <w:shd w:val="clear" w:color="auto" w:fill="auto"/>
            <w:noWrap/>
            <w:vAlign w:val="bottom"/>
            <w:hideMark/>
          </w:tcPr>
          <w:p w14:paraId="6A42E53D"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(3)</w:t>
            </w:r>
          </w:p>
        </w:tc>
        <w:tc>
          <w:tcPr>
            <w:tcW w:w="1476" w:type="dxa"/>
            <w:tcBorders>
              <w:top w:val="single" w:sz="4" w:space="0" w:color="auto"/>
              <w:left w:val="nil"/>
              <w:bottom w:val="single" w:sz="4" w:space="0" w:color="auto"/>
              <w:right w:val="nil"/>
            </w:tcBorders>
            <w:shd w:val="clear" w:color="auto" w:fill="auto"/>
            <w:noWrap/>
            <w:vAlign w:val="bottom"/>
            <w:hideMark/>
          </w:tcPr>
          <w:p w14:paraId="23613572"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(4)</w:t>
            </w:r>
          </w:p>
        </w:tc>
        <w:tc>
          <w:tcPr>
            <w:tcW w:w="1528" w:type="dxa"/>
            <w:tcBorders>
              <w:top w:val="single" w:sz="4" w:space="0" w:color="auto"/>
              <w:left w:val="nil"/>
              <w:bottom w:val="single" w:sz="4" w:space="0" w:color="auto"/>
              <w:right w:val="nil"/>
            </w:tcBorders>
            <w:shd w:val="clear" w:color="auto" w:fill="auto"/>
            <w:noWrap/>
            <w:vAlign w:val="bottom"/>
            <w:hideMark/>
          </w:tcPr>
          <w:p w14:paraId="634C198C"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(5)</w:t>
            </w:r>
          </w:p>
        </w:tc>
      </w:tr>
      <w:tr w:rsidR="00046389" w:rsidRPr="005346B5" w14:paraId="0A1D7E74" w14:textId="77777777" w:rsidTr="009D567A">
        <w:trPr>
          <w:trHeight w:val="300"/>
        </w:trPr>
        <w:tc>
          <w:tcPr>
            <w:tcW w:w="2142" w:type="dxa"/>
            <w:tcBorders>
              <w:top w:val="single" w:sz="4" w:space="0" w:color="auto"/>
              <w:left w:val="nil"/>
              <w:bottom w:val="nil"/>
              <w:right w:val="nil"/>
            </w:tcBorders>
            <w:shd w:val="clear" w:color="auto" w:fill="auto"/>
            <w:noWrap/>
            <w:vAlign w:val="bottom"/>
            <w:hideMark/>
          </w:tcPr>
          <w:p w14:paraId="4C6E180A" w14:textId="51240E28" w:rsidR="00046389" w:rsidRPr="005346B5" w:rsidRDefault="00046389" w:rsidP="00046389">
            <w:pPr>
              <w:spacing w:after="0" w:line="240" w:lineRule="auto"/>
              <w:rPr>
                <w:rFonts w:ascii="Times New Roman" w:eastAsia="Times New Roman" w:hAnsi="Times New Roman" w:cs="Times New Roman"/>
                <w:color w:val="000000"/>
                <w:sz w:val="24"/>
                <w:szCs w:val="24"/>
              </w:rPr>
            </w:pPr>
            <w:proofErr w:type="spellStart"/>
            <w:r w:rsidRPr="005346B5">
              <w:rPr>
                <w:rFonts w:ascii="Times New Roman" w:eastAsia="Times New Roman" w:hAnsi="Times New Roman" w:cs="Times New Roman"/>
                <w:color w:val="000000"/>
                <w:sz w:val="24"/>
                <w:szCs w:val="24"/>
              </w:rPr>
              <w:t>L.RCA</w:t>
            </w:r>
            <w:r w:rsidRPr="005346B5">
              <w:rPr>
                <w:rFonts w:ascii="Times New Roman" w:eastAsia="Times New Roman" w:hAnsi="Times New Roman" w:cs="Times New Roman"/>
                <w:color w:val="000000"/>
                <w:sz w:val="24"/>
                <w:szCs w:val="24"/>
                <w:vertAlign w:val="superscript"/>
              </w:rPr>
              <w:t>n</w:t>
            </w:r>
            <w:proofErr w:type="spellEnd"/>
          </w:p>
        </w:tc>
        <w:tc>
          <w:tcPr>
            <w:tcW w:w="1329" w:type="dxa"/>
            <w:tcBorders>
              <w:top w:val="single" w:sz="4" w:space="0" w:color="auto"/>
              <w:left w:val="nil"/>
              <w:bottom w:val="nil"/>
              <w:right w:val="nil"/>
            </w:tcBorders>
            <w:shd w:val="clear" w:color="auto" w:fill="auto"/>
            <w:noWrap/>
            <w:vAlign w:val="bottom"/>
            <w:hideMark/>
          </w:tcPr>
          <w:p w14:paraId="369D0795"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0.000779***</w:t>
            </w:r>
          </w:p>
        </w:tc>
        <w:tc>
          <w:tcPr>
            <w:tcW w:w="1356" w:type="dxa"/>
            <w:tcBorders>
              <w:top w:val="single" w:sz="4" w:space="0" w:color="auto"/>
              <w:left w:val="nil"/>
              <w:bottom w:val="nil"/>
              <w:right w:val="nil"/>
            </w:tcBorders>
            <w:shd w:val="clear" w:color="auto" w:fill="auto"/>
            <w:noWrap/>
            <w:vAlign w:val="bottom"/>
            <w:hideMark/>
          </w:tcPr>
          <w:p w14:paraId="4138B1B3"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p>
        </w:tc>
        <w:tc>
          <w:tcPr>
            <w:tcW w:w="1176" w:type="dxa"/>
            <w:tcBorders>
              <w:top w:val="single" w:sz="4" w:space="0" w:color="auto"/>
              <w:left w:val="nil"/>
              <w:bottom w:val="nil"/>
              <w:right w:val="nil"/>
            </w:tcBorders>
            <w:shd w:val="clear" w:color="auto" w:fill="auto"/>
            <w:noWrap/>
            <w:vAlign w:val="bottom"/>
            <w:hideMark/>
          </w:tcPr>
          <w:p w14:paraId="37060050"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476" w:type="dxa"/>
            <w:tcBorders>
              <w:top w:val="single" w:sz="4" w:space="0" w:color="auto"/>
              <w:left w:val="nil"/>
              <w:bottom w:val="nil"/>
              <w:right w:val="nil"/>
            </w:tcBorders>
            <w:shd w:val="clear" w:color="auto" w:fill="auto"/>
            <w:noWrap/>
            <w:vAlign w:val="bottom"/>
            <w:hideMark/>
          </w:tcPr>
          <w:p w14:paraId="7C46C032"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0.000432***</w:t>
            </w:r>
          </w:p>
        </w:tc>
        <w:tc>
          <w:tcPr>
            <w:tcW w:w="1528" w:type="dxa"/>
            <w:tcBorders>
              <w:top w:val="single" w:sz="4" w:space="0" w:color="auto"/>
              <w:left w:val="nil"/>
              <w:bottom w:val="nil"/>
              <w:right w:val="nil"/>
            </w:tcBorders>
            <w:shd w:val="clear" w:color="auto" w:fill="auto"/>
            <w:noWrap/>
            <w:vAlign w:val="bottom"/>
            <w:hideMark/>
          </w:tcPr>
          <w:p w14:paraId="414834C7"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-0.00713***</w:t>
            </w:r>
          </w:p>
        </w:tc>
      </w:tr>
      <w:tr w:rsidR="00046389" w:rsidRPr="005346B5" w14:paraId="0CAD5E1B" w14:textId="77777777" w:rsidTr="009D567A">
        <w:trPr>
          <w:trHeight w:val="300"/>
        </w:trPr>
        <w:tc>
          <w:tcPr>
            <w:tcW w:w="2142" w:type="dxa"/>
            <w:tcBorders>
              <w:top w:val="nil"/>
              <w:left w:val="nil"/>
              <w:bottom w:val="nil"/>
              <w:right w:val="nil"/>
            </w:tcBorders>
            <w:shd w:val="clear" w:color="auto" w:fill="auto"/>
            <w:noWrap/>
            <w:vAlign w:val="bottom"/>
            <w:hideMark/>
          </w:tcPr>
          <w:p w14:paraId="2888D88C" w14:textId="77777777" w:rsidR="00046389" w:rsidRPr="005346B5" w:rsidRDefault="00046389" w:rsidP="00046389">
            <w:pPr>
              <w:spacing w:after="0" w:line="240" w:lineRule="auto"/>
              <w:rPr>
                <w:rFonts w:ascii="Times New Roman" w:eastAsia="Times New Roman" w:hAnsi="Times New Roman" w:cs="Times New Roman"/>
                <w:color w:val="000000"/>
                <w:sz w:val="24"/>
                <w:szCs w:val="24"/>
              </w:rPr>
            </w:pPr>
          </w:p>
        </w:tc>
        <w:tc>
          <w:tcPr>
            <w:tcW w:w="1329" w:type="dxa"/>
            <w:tcBorders>
              <w:top w:val="nil"/>
              <w:left w:val="nil"/>
              <w:bottom w:val="nil"/>
              <w:right w:val="nil"/>
            </w:tcBorders>
            <w:shd w:val="clear" w:color="auto" w:fill="auto"/>
            <w:noWrap/>
            <w:vAlign w:val="bottom"/>
            <w:hideMark/>
          </w:tcPr>
          <w:p w14:paraId="24E83360"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(7.85e-05)</w:t>
            </w:r>
          </w:p>
        </w:tc>
        <w:tc>
          <w:tcPr>
            <w:tcW w:w="1356" w:type="dxa"/>
            <w:tcBorders>
              <w:top w:val="nil"/>
              <w:left w:val="nil"/>
              <w:bottom w:val="nil"/>
              <w:right w:val="nil"/>
            </w:tcBorders>
            <w:shd w:val="clear" w:color="auto" w:fill="auto"/>
            <w:noWrap/>
            <w:vAlign w:val="bottom"/>
            <w:hideMark/>
          </w:tcPr>
          <w:p w14:paraId="7B07AC68"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p>
        </w:tc>
        <w:tc>
          <w:tcPr>
            <w:tcW w:w="1176" w:type="dxa"/>
            <w:tcBorders>
              <w:top w:val="nil"/>
              <w:left w:val="nil"/>
              <w:bottom w:val="nil"/>
              <w:right w:val="nil"/>
            </w:tcBorders>
            <w:shd w:val="clear" w:color="auto" w:fill="auto"/>
            <w:noWrap/>
            <w:vAlign w:val="bottom"/>
            <w:hideMark/>
          </w:tcPr>
          <w:p w14:paraId="706E1D5F"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476" w:type="dxa"/>
            <w:tcBorders>
              <w:top w:val="nil"/>
              <w:left w:val="nil"/>
              <w:bottom w:val="nil"/>
              <w:right w:val="nil"/>
            </w:tcBorders>
            <w:shd w:val="clear" w:color="auto" w:fill="auto"/>
            <w:noWrap/>
            <w:vAlign w:val="bottom"/>
            <w:hideMark/>
          </w:tcPr>
          <w:p w14:paraId="4B69AEA3"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(7.17e-05)</w:t>
            </w:r>
          </w:p>
        </w:tc>
        <w:tc>
          <w:tcPr>
            <w:tcW w:w="1528" w:type="dxa"/>
            <w:tcBorders>
              <w:top w:val="nil"/>
              <w:left w:val="nil"/>
              <w:bottom w:val="nil"/>
              <w:right w:val="nil"/>
            </w:tcBorders>
            <w:shd w:val="clear" w:color="auto" w:fill="auto"/>
            <w:noWrap/>
            <w:vAlign w:val="bottom"/>
            <w:hideMark/>
          </w:tcPr>
          <w:p w14:paraId="305D7710"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(0.00103)</w:t>
            </w:r>
          </w:p>
        </w:tc>
      </w:tr>
      <w:tr w:rsidR="00046389" w:rsidRPr="005346B5" w14:paraId="49306A67" w14:textId="77777777" w:rsidTr="009D567A">
        <w:trPr>
          <w:trHeight w:val="300"/>
        </w:trPr>
        <w:tc>
          <w:tcPr>
            <w:tcW w:w="2142" w:type="dxa"/>
            <w:tcBorders>
              <w:top w:val="nil"/>
              <w:left w:val="nil"/>
              <w:bottom w:val="nil"/>
              <w:right w:val="nil"/>
            </w:tcBorders>
            <w:shd w:val="clear" w:color="auto" w:fill="auto"/>
            <w:noWrap/>
            <w:vAlign w:val="bottom"/>
            <w:hideMark/>
          </w:tcPr>
          <w:p w14:paraId="71FFFB9C" w14:textId="038B99F9" w:rsidR="00046389" w:rsidRPr="005346B5" w:rsidRDefault="00046389" w:rsidP="00046389">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L.RCA</w:t>
            </w:r>
            <w:r w:rsidRPr="005346B5">
              <w:rPr>
                <w:rFonts w:ascii="Times New Roman" w:eastAsia="Times New Roman" w:hAnsi="Times New Roman" w:cs="Times New Roman"/>
                <w:color w:val="000000"/>
                <w:sz w:val="24"/>
                <w:szCs w:val="24"/>
                <w:vertAlign w:val="superscript"/>
              </w:rPr>
              <w:t>p</w:t>
            </w:r>
          </w:p>
        </w:tc>
        <w:tc>
          <w:tcPr>
            <w:tcW w:w="1329" w:type="dxa"/>
            <w:tcBorders>
              <w:top w:val="nil"/>
              <w:left w:val="nil"/>
              <w:bottom w:val="nil"/>
              <w:right w:val="nil"/>
            </w:tcBorders>
            <w:shd w:val="clear" w:color="auto" w:fill="auto"/>
            <w:noWrap/>
            <w:vAlign w:val="bottom"/>
            <w:hideMark/>
          </w:tcPr>
          <w:p w14:paraId="04648CA8"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p>
        </w:tc>
        <w:tc>
          <w:tcPr>
            <w:tcW w:w="1356" w:type="dxa"/>
            <w:tcBorders>
              <w:top w:val="nil"/>
              <w:left w:val="nil"/>
              <w:bottom w:val="nil"/>
              <w:right w:val="nil"/>
            </w:tcBorders>
            <w:shd w:val="clear" w:color="auto" w:fill="auto"/>
            <w:noWrap/>
            <w:vAlign w:val="bottom"/>
            <w:hideMark/>
          </w:tcPr>
          <w:p w14:paraId="2074BB9C"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0.00896***</w:t>
            </w:r>
          </w:p>
        </w:tc>
        <w:tc>
          <w:tcPr>
            <w:tcW w:w="1176" w:type="dxa"/>
            <w:tcBorders>
              <w:top w:val="nil"/>
              <w:left w:val="nil"/>
              <w:bottom w:val="nil"/>
              <w:right w:val="nil"/>
            </w:tcBorders>
            <w:shd w:val="clear" w:color="auto" w:fill="auto"/>
            <w:noWrap/>
            <w:vAlign w:val="bottom"/>
            <w:hideMark/>
          </w:tcPr>
          <w:p w14:paraId="394E1A73"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p>
        </w:tc>
        <w:tc>
          <w:tcPr>
            <w:tcW w:w="1476" w:type="dxa"/>
            <w:tcBorders>
              <w:top w:val="nil"/>
              <w:left w:val="nil"/>
              <w:bottom w:val="nil"/>
              <w:right w:val="nil"/>
            </w:tcBorders>
            <w:shd w:val="clear" w:color="auto" w:fill="auto"/>
            <w:noWrap/>
            <w:vAlign w:val="bottom"/>
            <w:hideMark/>
          </w:tcPr>
          <w:p w14:paraId="04599243"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0.00839***</w:t>
            </w:r>
          </w:p>
        </w:tc>
        <w:tc>
          <w:tcPr>
            <w:tcW w:w="1528" w:type="dxa"/>
            <w:tcBorders>
              <w:top w:val="nil"/>
              <w:left w:val="nil"/>
              <w:bottom w:val="nil"/>
              <w:right w:val="nil"/>
            </w:tcBorders>
            <w:shd w:val="clear" w:color="auto" w:fill="auto"/>
            <w:noWrap/>
            <w:vAlign w:val="bottom"/>
            <w:hideMark/>
          </w:tcPr>
          <w:p w14:paraId="7B4CB7B4"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-0.00636*</w:t>
            </w:r>
          </w:p>
        </w:tc>
      </w:tr>
      <w:tr w:rsidR="00046389" w:rsidRPr="005346B5" w14:paraId="10F1D8B1" w14:textId="77777777" w:rsidTr="009D567A">
        <w:trPr>
          <w:trHeight w:val="300"/>
        </w:trPr>
        <w:tc>
          <w:tcPr>
            <w:tcW w:w="2142" w:type="dxa"/>
            <w:tcBorders>
              <w:top w:val="nil"/>
              <w:left w:val="nil"/>
              <w:bottom w:val="nil"/>
              <w:right w:val="nil"/>
            </w:tcBorders>
            <w:shd w:val="clear" w:color="auto" w:fill="auto"/>
            <w:noWrap/>
            <w:vAlign w:val="bottom"/>
            <w:hideMark/>
          </w:tcPr>
          <w:p w14:paraId="616ECE8D" w14:textId="77777777" w:rsidR="00046389" w:rsidRPr="005346B5" w:rsidRDefault="00046389" w:rsidP="00046389">
            <w:pPr>
              <w:spacing w:after="0" w:line="240" w:lineRule="auto"/>
              <w:rPr>
                <w:rFonts w:ascii="Times New Roman" w:eastAsia="Times New Roman" w:hAnsi="Times New Roman" w:cs="Times New Roman"/>
                <w:color w:val="000000"/>
                <w:sz w:val="24"/>
                <w:szCs w:val="24"/>
              </w:rPr>
            </w:pPr>
          </w:p>
        </w:tc>
        <w:tc>
          <w:tcPr>
            <w:tcW w:w="1329" w:type="dxa"/>
            <w:tcBorders>
              <w:top w:val="nil"/>
              <w:left w:val="nil"/>
              <w:bottom w:val="nil"/>
              <w:right w:val="nil"/>
            </w:tcBorders>
            <w:shd w:val="clear" w:color="auto" w:fill="auto"/>
            <w:noWrap/>
            <w:vAlign w:val="bottom"/>
            <w:hideMark/>
          </w:tcPr>
          <w:p w14:paraId="72F6EEF5"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356" w:type="dxa"/>
            <w:tcBorders>
              <w:top w:val="nil"/>
              <w:left w:val="nil"/>
              <w:bottom w:val="nil"/>
              <w:right w:val="nil"/>
            </w:tcBorders>
            <w:shd w:val="clear" w:color="auto" w:fill="auto"/>
            <w:noWrap/>
            <w:vAlign w:val="bottom"/>
            <w:hideMark/>
          </w:tcPr>
          <w:p w14:paraId="063A10E3"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(0.000436)</w:t>
            </w:r>
          </w:p>
        </w:tc>
        <w:tc>
          <w:tcPr>
            <w:tcW w:w="1176" w:type="dxa"/>
            <w:tcBorders>
              <w:top w:val="nil"/>
              <w:left w:val="nil"/>
              <w:bottom w:val="nil"/>
              <w:right w:val="nil"/>
            </w:tcBorders>
            <w:shd w:val="clear" w:color="auto" w:fill="auto"/>
            <w:noWrap/>
            <w:vAlign w:val="bottom"/>
            <w:hideMark/>
          </w:tcPr>
          <w:p w14:paraId="7CA68CE2"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p>
        </w:tc>
        <w:tc>
          <w:tcPr>
            <w:tcW w:w="1476" w:type="dxa"/>
            <w:tcBorders>
              <w:top w:val="nil"/>
              <w:left w:val="nil"/>
              <w:bottom w:val="nil"/>
              <w:right w:val="nil"/>
            </w:tcBorders>
            <w:shd w:val="clear" w:color="auto" w:fill="auto"/>
            <w:noWrap/>
            <w:vAlign w:val="bottom"/>
            <w:hideMark/>
          </w:tcPr>
          <w:p w14:paraId="1C77B1B1"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(0.000458)</w:t>
            </w:r>
          </w:p>
        </w:tc>
        <w:tc>
          <w:tcPr>
            <w:tcW w:w="1528" w:type="dxa"/>
            <w:tcBorders>
              <w:top w:val="nil"/>
              <w:left w:val="nil"/>
              <w:bottom w:val="nil"/>
              <w:right w:val="nil"/>
            </w:tcBorders>
            <w:shd w:val="clear" w:color="auto" w:fill="auto"/>
            <w:noWrap/>
            <w:vAlign w:val="bottom"/>
            <w:hideMark/>
          </w:tcPr>
          <w:p w14:paraId="36E882E2"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(0.00369)</w:t>
            </w:r>
          </w:p>
        </w:tc>
      </w:tr>
      <w:tr w:rsidR="00046389" w:rsidRPr="005346B5" w14:paraId="294FC217" w14:textId="77777777" w:rsidTr="009D567A">
        <w:trPr>
          <w:trHeight w:val="300"/>
        </w:trPr>
        <w:tc>
          <w:tcPr>
            <w:tcW w:w="2142" w:type="dxa"/>
            <w:tcBorders>
              <w:top w:val="nil"/>
              <w:left w:val="nil"/>
              <w:bottom w:val="nil"/>
              <w:right w:val="nil"/>
            </w:tcBorders>
            <w:shd w:val="clear" w:color="auto" w:fill="auto"/>
            <w:noWrap/>
            <w:vAlign w:val="bottom"/>
            <w:hideMark/>
          </w:tcPr>
          <w:p w14:paraId="2912C7CF" w14:textId="77777777" w:rsidR="00046389" w:rsidRPr="005346B5" w:rsidRDefault="00046389" w:rsidP="00046389">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L.AA</w:t>
            </w:r>
          </w:p>
        </w:tc>
        <w:tc>
          <w:tcPr>
            <w:tcW w:w="1329" w:type="dxa"/>
            <w:tcBorders>
              <w:top w:val="nil"/>
              <w:left w:val="nil"/>
              <w:bottom w:val="nil"/>
              <w:right w:val="nil"/>
            </w:tcBorders>
            <w:shd w:val="clear" w:color="auto" w:fill="auto"/>
            <w:noWrap/>
            <w:vAlign w:val="bottom"/>
            <w:hideMark/>
          </w:tcPr>
          <w:p w14:paraId="50880AF1"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p>
        </w:tc>
        <w:tc>
          <w:tcPr>
            <w:tcW w:w="1356" w:type="dxa"/>
            <w:tcBorders>
              <w:top w:val="nil"/>
              <w:left w:val="nil"/>
              <w:bottom w:val="nil"/>
              <w:right w:val="nil"/>
            </w:tcBorders>
            <w:shd w:val="clear" w:color="auto" w:fill="auto"/>
            <w:noWrap/>
            <w:vAlign w:val="bottom"/>
            <w:hideMark/>
          </w:tcPr>
          <w:p w14:paraId="0E18A8FA"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176" w:type="dxa"/>
            <w:tcBorders>
              <w:top w:val="nil"/>
              <w:left w:val="nil"/>
              <w:bottom w:val="nil"/>
              <w:right w:val="nil"/>
            </w:tcBorders>
            <w:shd w:val="clear" w:color="auto" w:fill="auto"/>
            <w:noWrap/>
            <w:vAlign w:val="bottom"/>
            <w:hideMark/>
          </w:tcPr>
          <w:p w14:paraId="63174819"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3.459***</w:t>
            </w:r>
          </w:p>
        </w:tc>
        <w:tc>
          <w:tcPr>
            <w:tcW w:w="1476" w:type="dxa"/>
            <w:tcBorders>
              <w:top w:val="nil"/>
              <w:left w:val="nil"/>
              <w:bottom w:val="nil"/>
              <w:right w:val="nil"/>
            </w:tcBorders>
            <w:shd w:val="clear" w:color="auto" w:fill="auto"/>
            <w:noWrap/>
            <w:vAlign w:val="bottom"/>
            <w:hideMark/>
          </w:tcPr>
          <w:p w14:paraId="0F35D9A7"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3.138***</w:t>
            </w:r>
          </w:p>
        </w:tc>
        <w:tc>
          <w:tcPr>
            <w:tcW w:w="1528" w:type="dxa"/>
            <w:tcBorders>
              <w:top w:val="nil"/>
              <w:left w:val="nil"/>
              <w:bottom w:val="nil"/>
              <w:right w:val="nil"/>
            </w:tcBorders>
            <w:shd w:val="clear" w:color="auto" w:fill="auto"/>
            <w:noWrap/>
            <w:vAlign w:val="bottom"/>
            <w:hideMark/>
          </w:tcPr>
          <w:p w14:paraId="1FEB84BB"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6.250***</w:t>
            </w:r>
          </w:p>
        </w:tc>
      </w:tr>
      <w:tr w:rsidR="00046389" w:rsidRPr="005346B5" w14:paraId="4D04142A" w14:textId="77777777" w:rsidTr="009D567A">
        <w:trPr>
          <w:trHeight w:val="300"/>
        </w:trPr>
        <w:tc>
          <w:tcPr>
            <w:tcW w:w="2142" w:type="dxa"/>
            <w:tcBorders>
              <w:top w:val="nil"/>
              <w:left w:val="nil"/>
              <w:bottom w:val="nil"/>
              <w:right w:val="nil"/>
            </w:tcBorders>
            <w:shd w:val="clear" w:color="auto" w:fill="auto"/>
            <w:noWrap/>
            <w:vAlign w:val="bottom"/>
            <w:hideMark/>
          </w:tcPr>
          <w:p w14:paraId="73D5C31F" w14:textId="77777777" w:rsidR="00046389" w:rsidRPr="005346B5" w:rsidRDefault="00046389" w:rsidP="00046389">
            <w:pPr>
              <w:spacing w:after="0" w:line="240" w:lineRule="auto"/>
              <w:rPr>
                <w:rFonts w:ascii="Times New Roman" w:eastAsia="Times New Roman" w:hAnsi="Times New Roman" w:cs="Times New Roman"/>
                <w:color w:val="000000"/>
                <w:sz w:val="24"/>
                <w:szCs w:val="24"/>
              </w:rPr>
            </w:pPr>
          </w:p>
        </w:tc>
        <w:tc>
          <w:tcPr>
            <w:tcW w:w="1329" w:type="dxa"/>
            <w:tcBorders>
              <w:top w:val="nil"/>
              <w:left w:val="nil"/>
              <w:bottom w:val="nil"/>
              <w:right w:val="nil"/>
            </w:tcBorders>
            <w:shd w:val="clear" w:color="auto" w:fill="auto"/>
            <w:noWrap/>
            <w:vAlign w:val="bottom"/>
            <w:hideMark/>
          </w:tcPr>
          <w:p w14:paraId="6AAB6323"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356" w:type="dxa"/>
            <w:tcBorders>
              <w:top w:val="nil"/>
              <w:left w:val="nil"/>
              <w:bottom w:val="nil"/>
              <w:right w:val="nil"/>
            </w:tcBorders>
            <w:shd w:val="clear" w:color="auto" w:fill="auto"/>
            <w:noWrap/>
            <w:vAlign w:val="bottom"/>
            <w:hideMark/>
          </w:tcPr>
          <w:p w14:paraId="4C071EB0"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176" w:type="dxa"/>
            <w:tcBorders>
              <w:top w:val="nil"/>
              <w:left w:val="nil"/>
              <w:bottom w:val="nil"/>
              <w:right w:val="nil"/>
            </w:tcBorders>
            <w:shd w:val="clear" w:color="auto" w:fill="auto"/>
            <w:noWrap/>
            <w:vAlign w:val="bottom"/>
            <w:hideMark/>
          </w:tcPr>
          <w:p w14:paraId="48313222"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(0.127)</w:t>
            </w:r>
          </w:p>
        </w:tc>
        <w:tc>
          <w:tcPr>
            <w:tcW w:w="1476" w:type="dxa"/>
            <w:tcBorders>
              <w:top w:val="nil"/>
              <w:left w:val="nil"/>
              <w:bottom w:val="nil"/>
              <w:right w:val="nil"/>
            </w:tcBorders>
            <w:shd w:val="clear" w:color="auto" w:fill="auto"/>
            <w:noWrap/>
            <w:vAlign w:val="bottom"/>
            <w:hideMark/>
          </w:tcPr>
          <w:p w14:paraId="225D2748"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(0.120)</w:t>
            </w:r>
          </w:p>
        </w:tc>
        <w:tc>
          <w:tcPr>
            <w:tcW w:w="1528" w:type="dxa"/>
            <w:tcBorders>
              <w:top w:val="nil"/>
              <w:left w:val="nil"/>
              <w:bottom w:val="nil"/>
              <w:right w:val="nil"/>
            </w:tcBorders>
            <w:shd w:val="clear" w:color="auto" w:fill="auto"/>
            <w:noWrap/>
            <w:vAlign w:val="bottom"/>
            <w:hideMark/>
          </w:tcPr>
          <w:p w14:paraId="6AB8C255"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(0.373)</w:t>
            </w:r>
          </w:p>
        </w:tc>
      </w:tr>
      <w:tr w:rsidR="00046389" w:rsidRPr="005346B5" w14:paraId="3D3F66F6" w14:textId="77777777" w:rsidTr="009D567A">
        <w:trPr>
          <w:trHeight w:val="300"/>
        </w:trPr>
        <w:tc>
          <w:tcPr>
            <w:tcW w:w="2142" w:type="dxa"/>
            <w:tcBorders>
              <w:top w:val="nil"/>
              <w:left w:val="nil"/>
              <w:bottom w:val="nil"/>
              <w:right w:val="nil"/>
            </w:tcBorders>
            <w:shd w:val="clear" w:color="auto" w:fill="auto"/>
            <w:noWrap/>
            <w:vAlign w:val="bottom"/>
            <w:hideMark/>
          </w:tcPr>
          <w:p w14:paraId="30866E91" w14:textId="3626805B" w:rsidR="00046389" w:rsidRPr="005346B5" w:rsidRDefault="00046389" w:rsidP="00046389">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L. RCA</w:t>
            </w:r>
            <w:r w:rsidRPr="005346B5">
              <w:rPr>
                <w:rFonts w:ascii="Times New Roman" w:eastAsia="Times New Roman" w:hAnsi="Times New Roman" w:cs="Times New Roman"/>
                <w:color w:val="000000"/>
                <w:sz w:val="24"/>
                <w:szCs w:val="24"/>
                <w:vertAlign w:val="superscript"/>
              </w:rPr>
              <w:t>n</w:t>
            </w:r>
            <w:r w:rsidRPr="005346B5">
              <w:rPr>
                <w:rFonts w:ascii="Times New Roman" w:eastAsia="Times New Roman" w:hAnsi="Times New Roman" w:cs="Times New Roman"/>
                <w:color w:val="000000"/>
                <w:sz w:val="24"/>
                <w:szCs w:val="24"/>
              </w:rPr>
              <w:t>*log(GDP)</w:t>
            </w:r>
          </w:p>
        </w:tc>
        <w:tc>
          <w:tcPr>
            <w:tcW w:w="1329" w:type="dxa"/>
            <w:tcBorders>
              <w:top w:val="nil"/>
              <w:left w:val="nil"/>
              <w:bottom w:val="nil"/>
              <w:right w:val="nil"/>
            </w:tcBorders>
            <w:shd w:val="clear" w:color="auto" w:fill="auto"/>
            <w:noWrap/>
            <w:vAlign w:val="bottom"/>
            <w:hideMark/>
          </w:tcPr>
          <w:p w14:paraId="304C8C50"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p>
        </w:tc>
        <w:tc>
          <w:tcPr>
            <w:tcW w:w="1356" w:type="dxa"/>
            <w:tcBorders>
              <w:top w:val="nil"/>
              <w:left w:val="nil"/>
              <w:bottom w:val="nil"/>
              <w:right w:val="nil"/>
            </w:tcBorders>
            <w:shd w:val="clear" w:color="auto" w:fill="auto"/>
            <w:noWrap/>
            <w:vAlign w:val="bottom"/>
            <w:hideMark/>
          </w:tcPr>
          <w:p w14:paraId="03AFB886"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176" w:type="dxa"/>
            <w:tcBorders>
              <w:top w:val="nil"/>
              <w:left w:val="nil"/>
              <w:bottom w:val="nil"/>
              <w:right w:val="nil"/>
            </w:tcBorders>
            <w:shd w:val="clear" w:color="auto" w:fill="auto"/>
            <w:noWrap/>
            <w:vAlign w:val="bottom"/>
            <w:hideMark/>
          </w:tcPr>
          <w:p w14:paraId="0746AFE5"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476" w:type="dxa"/>
            <w:tcBorders>
              <w:top w:val="nil"/>
              <w:left w:val="nil"/>
              <w:bottom w:val="nil"/>
              <w:right w:val="nil"/>
            </w:tcBorders>
            <w:shd w:val="clear" w:color="auto" w:fill="auto"/>
            <w:noWrap/>
            <w:vAlign w:val="bottom"/>
            <w:hideMark/>
          </w:tcPr>
          <w:p w14:paraId="3DD6950C"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528" w:type="dxa"/>
            <w:tcBorders>
              <w:top w:val="nil"/>
              <w:left w:val="nil"/>
              <w:bottom w:val="nil"/>
              <w:right w:val="nil"/>
            </w:tcBorders>
            <w:shd w:val="clear" w:color="auto" w:fill="auto"/>
            <w:noWrap/>
            <w:vAlign w:val="bottom"/>
            <w:hideMark/>
          </w:tcPr>
          <w:p w14:paraId="6C20B151"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0.00326***</w:t>
            </w:r>
          </w:p>
        </w:tc>
      </w:tr>
      <w:tr w:rsidR="00046389" w:rsidRPr="005346B5" w14:paraId="30A976D8" w14:textId="77777777" w:rsidTr="009D567A">
        <w:trPr>
          <w:trHeight w:val="300"/>
        </w:trPr>
        <w:tc>
          <w:tcPr>
            <w:tcW w:w="2142" w:type="dxa"/>
            <w:tcBorders>
              <w:top w:val="nil"/>
              <w:left w:val="nil"/>
              <w:bottom w:val="nil"/>
              <w:right w:val="nil"/>
            </w:tcBorders>
            <w:shd w:val="clear" w:color="auto" w:fill="auto"/>
            <w:noWrap/>
            <w:vAlign w:val="bottom"/>
            <w:hideMark/>
          </w:tcPr>
          <w:p w14:paraId="445DD2FE" w14:textId="77777777" w:rsidR="00046389" w:rsidRPr="005346B5" w:rsidRDefault="00046389" w:rsidP="00046389">
            <w:pPr>
              <w:spacing w:after="0" w:line="240" w:lineRule="auto"/>
              <w:rPr>
                <w:rFonts w:ascii="Times New Roman" w:eastAsia="Times New Roman" w:hAnsi="Times New Roman" w:cs="Times New Roman"/>
                <w:color w:val="000000"/>
                <w:sz w:val="24"/>
                <w:szCs w:val="24"/>
              </w:rPr>
            </w:pPr>
          </w:p>
        </w:tc>
        <w:tc>
          <w:tcPr>
            <w:tcW w:w="1329" w:type="dxa"/>
            <w:tcBorders>
              <w:top w:val="nil"/>
              <w:left w:val="nil"/>
              <w:bottom w:val="nil"/>
              <w:right w:val="nil"/>
            </w:tcBorders>
            <w:shd w:val="clear" w:color="auto" w:fill="auto"/>
            <w:noWrap/>
            <w:vAlign w:val="bottom"/>
            <w:hideMark/>
          </w:tcPr>
          <w:p w14:paraId="5E743C21"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356" w:type="dxa"/>
            <w:tcBorders>
              <w:top w:val="nil"/>
              <w:left w:val="nil"/>
              <w:bottom w:val="nil"/>
              <w:right w:val="nil"/>
            </w:tcBorders>
            <w:shd w:val="clear" w:color="auto" w:fill="auto"/>
            <w:noWrap/>
            <w:vAlign w:val="bottom"/>
            <w:hideMark/>
          </w:tcPr>
          <w:p w14:paraId="2C33A05F"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176" w:type="dxa"/>
            <w:tcBorders>
              <w:top w:val="nil"/>
              <w:left w:val="nil"/>
              <w:bottom w:val="nil"/>
              <w:right w:val="nil"/>
            </w:tcBorders>
            <w:shd w:val="clear" w:color="auto" w:fill="auto"/>
            <w:noWrap/>
            <w:vAlign w:val="bottom"/>
            <w:hideMark/>
          </w:tcPr>
          <w:p w14:paraId="539C22F2"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476" w:type="dxa"/>
            <w:tcBorders>
              <w:top w:val="nil"/>
              <w:left w:val="nil"/>
              <w:bottom w:val="nil"/>
              <w:right w:val="nil"/>
            </w:tcBorders>
            <w:shd w:val="clear" w:color="auto" w:fill="auto"/>
            <w:noWrap/>
            <w:vAlign w:val="bottom"/>
            <w:hideMark/>
          </w:tcPr>
          <w:p w14:paraId="27F56DDD"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528" w:type="dxa"/>
            <w:tcBorders>
              <w:top w:val="nil"/>
              <w:left w:val="nil"/>
              <w:bottom w:val="nil"/>
              <w:right w:val="nil"/>
            </w:tcBorders>
            <w:shd w:val="clear" w:color="auto" w:fill="auto"/>
            <w:noWrap/>
            <w:vAlign w:val="bottom"/>
            <w:hideMark/>
          </w:tcPr>
          <w:p w14:paraId="0D8489DC"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(0.000651)</w:t>
            </w:r>
          </w:p>
        </w:tc>
      </w:tr>
      <w:tr w:rsidR="00046389" w:rsidRPr="005346B5" w14:paraId="686ACE87" w14:textId="77777777" w:rsidTr="009D567A">
        <w:trPr>
          <w:trHeight w:val="300"/>
        </w:trPr>
        <w:tc>
          <w:tcPr>
            <w:tcW w:w="2142" w:type="dxa"/>
            <w:tcBorders>
              <w:top w:val="nil"/>
              <w:left w:val="nil"/>
              <w:bottom w:val="nil"/>
              <w:right w:val="nil"/>
            </w:tcBorders>
            <w:shd w:val="clear" w:color="auto" w:fill="auto"/>
            <w:noWrap/>
            <w:vAlign w:val="bottom"/>
            <w:hideMark/>
          </w:tcPr>
          <w:p w14:paraId="7040FF9A" w14:textId="4AD665D6" w:rsidR="00046389" w:rsidRPr="005346B5" w:rsidRDefault="00046389" w:rsidP="00046389">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L. RCA</w:t>
            </w:r>
            <w:r w:rsidRPr="005346B5">
              <w:rPr>
                <w:rFonts w:ascii="Times New Roman" w:eastAsia="Times New Roman" w:hAnsi="Times New Roman" w:cs="Times New Roman"/>
                <w:color w:val="000000"/>
                <w:sz w:val="24"/>
                <w:szCs w:val="24"/>
                <w:vertAlign w:val="superscript"/>
              </w:rPr>
              <w:t>p</w:t>
            </w:r>
            <w:r w:rsidRPr="005346B5">
              <w:rPr>
                <w:rFonts w:ascii="Times New Roman" w:eastAsia="Times New Roman" w:hAnsi="Times New Roman" w:cs="Times New Roman"/>
                <w:color w:val="000000"/>
                <w:sz w:val="24"/>
                <w:szCs w:val="24"/>
              </w:rPr>
              <w:t>*log(GDP)</w:t>
            </w:r>
          </w:p>
        </w:tc>
        <w:tc>
          <w:tcPr>
            <w:tcW w:w="1329" w:type="dxa"/>
            <w:tcBorders>
              <w:top w:val="nil"/>
              <w:left w:val="nil"/>
              <w:bottom w:val="nil"/>
              <w:right w:val="nil"/>
            </w:tcBorders>
            <w:shd w:val="clear" w:color="auto" w:fill="auto"/>
            <w:noWrap/>
            <w:vAlign w:val="bottom"/>
            <w:hideMark/>
          </w:tcPr>
          <w:p w14:paraId="089AAD8F"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p>
        </w:tc>
        <w:tc>
          <w:tcPr>
            <w:tcW w:w="1356" w:type="dxa"/>
            <w:tcBorders>
              <w:top w:val="nil"/>
              <w:left w:val="nil"/>
              <w:bottom w:val="nil"/>
              <w:right w:val="nil"/>
            </w:tcBorders>
            <w:shd w:val="clear" w:color="auto" w:fill="auto"/>
            <w:noWrap/>
            <w:vAlign w:val="bottom"/>
            <w:hideMark/>
          </w:tcPr>
          <w:p w14:paraId="31010F1B"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176" w:type="dxa"/>
            <w:tcBorders>
              <w:top w:val="nil"/>
              <w:left w:val="nil"/>
              <w:bottom w:val="nil"/>
              <w:right w:val="nil"/>
            </w:tcBorders>
            <w:shd w:val="clear" w:color="auto" w:fill="auto"/>
            <w:noWrap/>
            <w:vAlign w:val="bottom"/>
            <w:hideMark/>
          </w:tcPr>
          <w:p w14:paraId="10AD5594"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476" w:type="dxa"/>
            <w:tcBorders>
              <w:top w:val="nil"/>
              <w:left w:val="nil"/>
              <w:bottom w:val="nil"/>
              <w:right w:val="nil"/>
            </w:tcBorders>
            <w:shd w:val="clear" w:color="auto" w:fill="auto"/>
            <w:noWrap/>
            <w:vAlign w:val="bottom"/>
            <w:hideMark/>
          </w:tcPr>
          <w:p w14:paraId="64B8CF47"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528" w:type="dxa"/>
            <w:tcBorders>
              <w:top w:val="nil"/>
              <w:left w:val="nil"/>
              <w:bottom w:val="nil"/>
              <w:right w:val="nil"/>
            </w:tcBorders>
            <w:shd w:val="clear" w:color="auto" w:fill="auto"/>
            <w:noWrap/>
            <w:vAlign w:val="bottom"/>
            <w:hideMark/>
          </w:tcPr>
          <w:p w14:paraId="20F4BFB2"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0.00144***</w:t>
            </w:r>
          </w:p>
        </w:tc>
      </w:tr>
      <w:tr w:rsidR="00046389" w:rsidRPr="005346B5" w14:paraId="4438F7AC" w14:textId="77777777" w:rsidTr="009D567A">
        <w:trPr>
          <w:trHeight w:val="300"/>
        </w:trPr>
        <w:tc>
          <w:tcPr>
            <w:tcW w:w="2142" w:type="dxa"/>
            <w:tcBorders>
              <w:top w:val="nil"/>
              <w:left w:val="nil"/>
              <w:bottom w:val="nil"/>
              <w:right w:val="nil"/>
            </w:tcBorders>
            <w:shd w:val="clear" w:color="auto" w:fill="auto"/>
            <w:noWrap/>
            <w:vAlign w:val="bottom"/>
            <w:hideMark/>
          </w:tcPr>
          <w:p w14:paraId="6481FA17" w14:textId="77777777" w:rsidR="00046389" w:rsidRPr="005346B5" w:rsidRDefault="00046389" w:rsidP="00046389">
            <w:pPr>
              <w:spacing w:after="0" w:line="240" w:lineRule="auto"/>
              <w:rPr>
                <w:rFonts w:ascii="Times New Roman" w:eastAsia="Times New Roman" w:hAnsi="Times New Roman" w:cs="Times New Roman"/>
                <w:color w:val="000000"/>
                <w:sz w:val="24"/>
                <w:szCs w:val="24"/>
              </w:rPr>
            </w:pPr>
          </w:p>
        </w:tc>
        <w:tc>
          <w:tcPr>
            <w:tcW w:w="1329" w:type="dxa"/>
            <w:tcBorders>
              <w:top w:val="nil"/>
              <w:left w:val="nil"/>
              <w:bottom w:val="nil"/>
              <w:right w:val="nil"/>
            </w:tcBorders>
            <w:shd w:val="clear" w:color="auto" w:fill="auto"/>
            <w:noWrap/>
            <w:vAlign w:val="bottom"/>
            <w:hideMark/>
          </w:tcPr>
          <w:p w14:paraId="69643785"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356" w:type="dxa"/>
            <w:tcBorders>
              <w:top w:val="nil"/>
              <w:left w:val="nil"/>
              <w:bottom w:val="nil"/>
              <w:right w:val="nil"/>
            </w:tcBorders>
            <w:shd w:val="clear" w:color="auto" w:fill="auto"/>
            <w:noWrap/>
            <w:vAlign w:val="bottom"/>
            <w:hideMark/>
          </w:tcPr>
          <w:p w14:paraId="44B2CA20"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176" w:type="dxa"/>
            <w:tcBorders>
              <w:top w:val="nil"/>
              <w:left w:val="nil"/>
              <w:bottom w:val="nil"/>
              <w:right w:val="nil"/>
            </w:tcBorders>
            <w:shd w:val="clear" w:color="auto" w:fill="auto"/>
            <w:noWrap/>
            <w:vAlign w:val="bottom"/>
            <w:hideMark/>
          </w:tcPr>
          <w:p w14:paraId="1A00FB2E"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476" w:type="dxa"/>
            <w:tcBorders>
              <w:top w:val="nil"/>
              <w:left w:val="nil"/>
              <w:bottom w:val="nil"/>
              <w:right w:val="nil"/>
            </w:tcBorders>
            <w:shd w:val="clear" w:color="auto" w:fill="auto"/>
            <w:noWrap/>
            <w:vAlign w:val="bottom"/>
            <w:hideMark/>
          </w:tcPr>
          <w:p w14:paraId="32B0C71D"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528" w:type="dxa"/>
            <w:tcBorders>
              <w:top w:val="nil"/>
              <w:left w:val="nil"/>
              <w:bottom w:val="nil"/>
              <w:right w:val="nil"/>
            </w:tcBorders>
            <w:shd w:val="clear" w:color="auto" w:fill="auto"/>
            <w:noWrap/>
            <w:vAlign w:val="bottom"/>
            <w:hideMark/>
          </w:tcPr>
          <w:p w14:paraId="42D36E3D"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(0.000179)</w:t>
            </w:r>
          </w:p>
        </w:tc>
      </w:tr>
      <w:tr w:rsidR="00046389" w:rsidRPr="005346B5" w14:paraId="63E861A1" w14:textId="77777777" w:rsidTr="009D567A">
        <w:trPr>
          <w:trHeight w:val="300"/>
        </w:trPr>
        <w:tc>
          <w:tcPr>
            <w:tcW w:w="2142" w:type="dxa"/>
            <w:tcBorders>
              <w:top w:val="nil"/>
              <w:left w:val="nil"/>
              <w:bottom w:val="nil"/>
              <w:right w:val="nil"/>
            </w:tcBorders>
            <w:shd w:val="clear" w:color="auto" w:fill="auto"/>
            <w:noWrap/>
            <w:vAlign w:val="bottom"/>
            <w:hideMark/>
          </w:tcPr>
          <w:p w14:paraId="58824F55" w14:textId="77777777" w:rsidR="00046389" w:rsidRPr="005346B5" w:rsidRDefault="00046389" w:rsidP="00046389">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L.AA*log(GDP)</w:t>
            </w:r>
          </w:p>
        </w:tc>
        <w:tc>
          <w:tcPr>
            <w:tcW w:w="1329" w:type="dxa"/>
            <w:tcBorders>
              <w:top w:val="nil"/>
              <w:left w:val="nil"/>
              <w:bottom w:val="nil"/>
              <w:right w:val="nil"/>
            </w:tcBorders>
            <w:shd w:val="clear" w:color="auto" w:fill="auto"/>
            <w:noWrap/>
            <w:vAlign w:val="bottom"/>
            <w:hideMark/>
          </w:tcPr>
          <w:p w14:paraId="1A2A6585"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p>
        </w:tc>
        <w:tc>
          <w:tcPr>
            <w:tcW w:w="1356" w:type="dxa"/>
            <w:tcBorders>
              <w:top w:val="nil"/>
              <w:left w:val="nil"/>
              <w:bottom w:val="nil"/>
              <w:right w:val="nil"/>
            </w:tcBorders>
            <w:shd w:val="clear" w:color="auto" w:fill="auto"/>
            <w:noWrap/>
            <w:vAlign w:val="bottom"/>
            <w:hideMark/>
          </w:tcPr>
          <w:p w14:paraId="67855989"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176" w:type="dxa"/>
            <w:tcBorders>
              <w:top w:val="nil"/>
              <w:left w:val="nil"/>
              <w:bottom w:val="nil"/>
              <w:right w:val="nil"/>
            </w:tcBorders>
            <w:shd w:val="clear" w:color="auto" w:fill="auto"/>
            <w:noWrap/>
            <w:vAlign w:val="bottom"/>
            <w:hideMark/>
          </w:tcPr>
          <w:p w14:paraId="01C8BBC8"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476" w:type="dxa"/>
            <w:tcBorders>
              <w:top w:val="nil"/>
              <w:left w:val="nil"/>
              <w:bottom w:val="nil"/>
              <w:right w:val="nil"/>
            </w:tcBorders>
            <w:shd w:val="clear" w:color="auto" w:fill="auto"/>
            <w:noWrap/>
            <w:vAlign w:val="bottom"/>
            <w:hideMark/>
          </w:tcPr>
          <w:p w14:paraId="0CD8A76C"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528" w:type="dxa"/>
            <w:tcBorders>
              <w:top w:val="nil"/>
              <w:left w:val="nil"/>
              <w:bottom w:val="nil"/>
              <w:right w:val="nil"/>
            </w:tcBorders>
            <w:shd w:val="clear" w:color="auto" w:fill="auto"/>
            <w:noWrap/>
            <w:vAlign w:val="bottom"/>
            <w:hideMark/>
          </w:tcPr>
          <w:p w14:paraId="6E9BA3D0"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-0.545***</w:t>
            </w:r>
          </w:p>
        </w:tc>
      </w:tr>
      <w:tr w:rsidR="00046389" w:rsidRPr="005346B5" w14:paraId="312F6446" w14:textId="77777777" w:rsidTr="009D567A">
        <w:trPr>
          <w:trHeight w:val="300"/>
        </w:trPr>
        <w:tc>
          <w:tcPr>
            <w:tcW w:w="2142" w:type="dxa"/>
            <w:tcBorders>
              <w:top w:val="nil"/>
              <w:left w:val="nil"/>
              <w:bottom w:val="nil"/>
              <w:right w:val="nil"/>
            </w:tcBorders>
            <w:shd w:val="clear" w:color="auto" w:fill="auto"/>
            <w:noWrap/>
            <w:vAlign w:val="bottom"/>
            <w:hideMark/>
          </w:tcPr>
          <w:p w14:paraId="64F650F3" w14:textId="77777777" w:rsidR="00046389" w:rsidRPr="005346B5" w:rsidRDefault="00046389" w:rsidP="00046389">
            <w:pPr>
              <w:spacing w:after="0" w:line="240" w:lineRule="auto"/>
              <w:rPr>
                <w:rFonts w:ascii="Times New Roman" w:eastAsia="Times New Roman" w:hAnsi="Times New Roman" w:cs="Times New Roman"/>
                <w:color w:val="000000"/>
                <w:sz w:val="24"/>
                <w:szCs w:val="24"/>
              </w:rPr>
            </w:pPr>
          </w:p>
        </w:tc>
        <w:tc>
          <w:tcPr>
            <w:tcW w:w="1329" w:type="dxa"/>
            <w:tcBorders>
              <w:top w:val="nil"/>
              <w:left w:val="nil"/>
              <w:bottom w:val="nil"/>
              <w:right w:val="nil"/>
            </w:tcBorders>
            <w:shd w:val="clear" w:color="auto" w:fill="auto"/>
            <w:noWrap/>
            <w:vAlign w:val="bottom"/>
            <w:hideMark/>
          </w:tcPr>
          <w:p w14:paraId="588C76F5"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356" w:type="dxa"/>
            <w:tcBorders>
              <w:top w:val="nil"/>
              <w:left w:val="nil"/>
              <w:bottom w:val="nil"/>
              <w:right w:val="nil"/>
            </w:tcBorders>
            <w:shd w:val="clear" w:color="auto" w:fill="auto"/>
            <w:noWrap/>
            <w:vAlign w:val="bottom"/>
            <w:hideMark/>
          </w:tcPr>
          <w:p w14:paraId="1FBC7870"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176" w:type="dxa"/>
            <w:tcBorders>
              <w:top w:val="nil"/>
              <w:left w:val="nil"/>
              <w:bottom w:val="nil"/>
              <w:right w:val="nil"/>
            </w:tcBorders>
            <w:shd w:val="clear" w:color="auto" w:fill="auto"/>
            <w:noWrap/>
            <w:vAlign w:val="bottom"/>
            <w:hideMark/>
          </w:tcPr>
          <w:p w14:paraId="1C651597"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476" w:type="dxa"/>
            <w:tcBorders>
              <w:top w:val="nil"/>
              <w:left w:val="nil"/>
              <w:bottom w:val="nil"/>
              <w:right w:val="nil"/>
            </w:tcBorders>
            <w:shd w:val="clear" w:color="auto" w:fill="auto"/>
            <w:noWrap/>
            <w:vAlign w:val="bottom"/>
            <w:hideMark/>
          </w:tcPr>
          <w:p w14:paraId="6CF9FE78"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528" w:type="dxa"/>
            <w:tcBorders>
              <w:top w:val="nil"/>
              <w:left w:val="nil"/>
              <w:bottom w:val="nil"/>
              <w:right w:val="nil"/>
            </w:tcBorders>
            <w:shd w:val="clear" w:color="auto" w:fill="auto"/>
            <w:noWrap/>
            <w:vAlign w:val="bottom"/>
            <w:hideMark/>
          </w:tcPr>
          <w:p w14:paraId="4DA43FC6"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(0.0554)</w:t>
            </w:r>
          </w:p>
        </w:tc>
      </w:tr>
      <w:tr w:rsidR="00046389" w:rsidRPr="005346B5" w14:paraId="5080376E" w14:textId="77777777" w:rsidTr="009D567A">
        <w:trPr>
          <w:trHeight w:val="300"/>
        </w:trPr>
        <w:tc>
          <w:tcPr>
            <w:tcW w:w="2142" w:type="dxa"/>
            <w:tcBorders>
              <w:top w:val="nil"/>
              <w:left w:val="nil"/>
              <w:bottom w:val="nil"/>
              <w:right w:val="nil"/>
            </w:tcBorders>
            <w:shd w:val="clear" w:color="auto" w:fill="auto"/>
            <w:noWrap/>
            <w:vAlign w:val="bottom"/>
            <w:hideMark/>
          </w:tcPr>
          <w:p w14:paraId="0226A700" w14:textId="77777777" w:rsidR="00046389" w:rsidRPr="005346B5" w:rsidRDefault="00046389" w:rsidP="00046389">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log(GDP)</w:t>
            </w:r>
          </w:p>
        </w:tc>
        <w:tc>
          <w:tcPr>
            <w:tcW w:w="1329" w:type="dxa"/>
            <w:tcBorders>
              <w:top w:val="nil"/>
              <w:left w:val="nil"/>
              <w:bottom w:val="nil"/>
              <w:right w:val="nil"/>
            </w:tcBorders>
            <w:shd w:val="clear" w:color="auto" w:fill="auto"/>
            <w:noWrap/>
            <w:vAlign w:val="bottom"/>
            <w:hideMark/>
          </w:tcPr>
          <w:p w14:paraId="1FE16F1D"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p>
        </w:tc>
        <w:tc>
          <w:tcPr>
            <w:tcW w:w="1356" w:type="dxa"/>
            <w:tcBorders>
              <w:top w:val="nil"/>
              <w:left w:val="nil"/>
              <w:bottom w:val="nil"/>
              <w:right w:val="nil"/>
            </w:tcBorders>
            <w:shd w:val="clear" w:color="auto" w:fill="auto"/>
            <w:noWrap/>
            <w:vAlign w:val="bottom"/>
            <w:hideMark/>
          </w:tcPr>
          <w:p w14:paraId="26706349"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176" w:type="dxa"/>
            <w:tcBorders>
              <w:top w:val="nil"/>
              <w:left w:val="nil"/>
              <w:bottom w:val="nil"/>
              <w:right w:val="nil"/>
            </w:tcBorders>
            <w:shd w:val="clear" w:color="auto" w:fill="auto"/>
            <w:noWrap/>
            <w:vAlign w:val="bottom"/>
            <w:hideMark/>
          </w:tcPr>
          <w:p w14:paraId="409DB765"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476" w:type="dxa"/>
            <w:tcBorders>
              <w:top w:val="nil"/>
              <w:left w:val="nil"/>
              <w:bottom w:val="nil"/>
              <w:right w:val="nil"/>
            </w:tcBorders>
            <w:shd w:val="clear" w:color="auto" w:fill="auto"/>
            <w:noWrap/>
            <w:vAlign w:val="bottom"/>
            <w:hideMark/>
          </w:tcPr>
          <w:p w14:paraId="7D91694A"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528" w:type="dxa"/>
            <w:tcBorders>
              <w:top w:val="nil"/>
              <w:left w:val="nil"/>
              <w:bottom w:val="nil"/>
              <w:right w:val="nil"/>
            </w:tcBorders>
            <w:shd w:val="clear" w:color="auto" w:fill="auto"/>
            <w:noWrap/>
            <w:vAlign w:val="bottom"/>
            <w:hideMark/>
          </w:tcPr>
          <w:p w14:paraId="4E8146A6"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-0.130***</w:t>
            </w:r>
          </w:p>
        </w:tc>
      </w:tr>
      <w:tr w:rsidR="00046389" w:rsidRPr="005346B5" w14:paraId="3F1B19A5" w14:textId="77777777" w:rsidTr="009D567A">
        <w:trPr>
          <w:trHeight w:val="300"/>
        </w:trPr>
        <w:tc>
          <w:tcPr>
            <w:tcW w:w="2142" w:type="dxa"/>
            <w:tcBorders>
              <w:top w:val="nil"/>
              <w:left w:val="nil"/>
              <w:bottom w:val="nil"/>
              <w:right w:val="nil"/>
            </w:tcBorders>
            <w:shd w:val="clear" w:color="auto" w:fill="auto"/>
            <w:noWrap/>
            <w:vAlign w:val="bottom"/>
            <w:hideMark/>
          </w:tcPr>
          <w:p w14:paraId="61DB4ABB" w14:textId="77777777" w:rsidR="00046389" w:rsidRPr="005346B5" w:rsidRDefault="00046389" w:rsidP="00046389">
            <w:pPr>
              <w:spacing w:after="0" w:line="240" w:lineRule="auto"/>
              <w:rPr>
                <w:rFonts w:ascii="Times New Roman" w:eastAsia="Times New Roman" w:hAnsi="Times New Roman" w:cs="Times New Roman"/>
                <w:color w:val="000000"/>
                <w:sz w:val="24"/>
                <w:szCs w:val="24"/>
              </w:rPr>
            </w:pPr>
          </w:p>
        </w:tc>
        <w:tc>
          <w:tcPr>
            <w:tcW w:w="1329" w:type="dxa"/>
            <w:tcBorders>
              <w:top w:val="nil"/>
              <w:left w:val="nil"/>
              <w:bottom w:val="nil"/>
              <w:right w:val="nil"/>
            </w:tcBorders>
            <w:shd w:val="clear" w:color="auto" w:fill="auto"/>
            <w:noWrap/>
            <w:vAlign w:val="bottom"/>
            <w:hideMark/>
          </w:tcPr>
          <w:p w14:paraId="34CEC49F"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356" w:type="dxa"/>
            <w:tcBorders>
              <w:top w:val="nil"/>
              <w:left w:val="nil"/>
              <w:bottom w:val="nil"/>
              <w:right w:val="nil"/>
            </w:tcBorders>
            <w:shd w:val="clear" w:color="auto" w:fill="auto"/>
            <w:noWrap/>
            <w:vAlign w:val="bottom"/>
            <w:hideMark/>
          </w:tcPr>
          <w:p w14:paraId="7B59D5AF"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176" w:type="dxa"/>
            <w:tcBorders>
              <w:top w:val="nil"/>
              <w:left w:val="nil"/>
              <w:bottom w:val="nil"/>
              <w:right w:val="nil"/>
            </w:tcBorders>
            <w:shd w:val="clear" w:color="auto" w:fill="auto"/>
            <w:noWrap/>
            <w:vAlign w:val="bottom"/>
            <w:hideMark/>
          </w:tcPr>
          <w:p w14:paraId="4067972E"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476" w:type="dxa"/>
            <w:tcBorders>
              <w:top w:val="nil"/>
              <w:left w:val="nil"/>
              <w:bottom w:val="nil"/>
              <w:right w:val="nil"/>
            </w:tcBorders>
            <w:shd w:val="clear" w:color="auto" w:fill="auto"/>
            <w:noWrap/>
            <w:vAlign w:val="bottom"/>
            <w:hideMark/>
          </w:tcPr>
          <w:p w14:paraId="611F9C3F" w14:textId="77777777" w:rsidR="00046389" w:rsidRPr="005346B5" w:rsidRDefault="00046389" w:rsidP="00046389">
            <w:pPr>
              <w:spacing w:after="0" w:line="240" w:lineRule="auto"/>
              <w:jc w:val="center"/>
              <w:rPr>
                <w:rFonts w:ascii="Times New Roman" w:eastAsia="Times New Roman" w:hAnsi="Times New Roman" w:cs="Times New Roman"/>
                <w:sz w:val="24"/>
                <w:szCs w:val="24"/>
              </w:rPr>
            </w:pPr>
          </w:p>
        </w:tc>
        <w:tc>
          <w:tcPr>
            <w:tcW w:w="1528" w:type="dxa"/>
            <w:tcBorders>
              <w:top w:val="nil"/>
              <w:left w:val="nil"/>
              <w:bottom w:val="nil"/>
              <w:right w:val="nil"/>
            </w:tcBorders>
            <w:shd w:val="clear" w:color="auto" w:fill="auto"/>
            <w:noWrap/>
            <w:vAlign w:val="bottom"/>
            <w:hideMark/>
          </w:tcPr>
          <w:p w14:paraId="14BA033E"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(0.0176)</w:t>
            </w:r>
          </w:p>
        </w:tc>
      </w:tr>
      <w:tr w:rsidR="00046389" w:rsidRPr="005346B5" w14:paraId="106FC7B7" w14:textId="77777777" w:rsidTr="009D567A">
        <w:trPr>
          <w:trHeight w:val="300"/>
        </w:trPr>
        <w:tc>
          <w:tcPr>
            <w:tcW w:w="2142" w:type="dxa"/>
            <w:tcBorders>
              <w:top w:val="nil"/>
              <w:left w:val="nil"/>
              <w:bottom w:val="nil"/>
              <w:right w:val="nil"/>
            </w:tcBorders>
            <w:shd w:val="clear" w:color="auto" w:fill="auto"/>
            <w:noWrap/>
            <w:vAlign w:val="bottom"/>
            <w:hideMark/>
          </w:tcPr>
          <w:p w14:paraId="0DB3AAA8" w14:textId="77777777" w:rsidR="00046389" w:rsidRPr="005346B5" w:rsidRDefault="00046389" w:rsidP="00046389">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City FE</w:t>
            </w:r>
          </w:p>
        </w:tc>
        <w:tc>
          <w:tcPr>
            <w:tcW w:w="1329" w:type="dxa"/>
            <w:tcBorders>
              <w:top w:val="nil"/>
              <w:left w:val="nil"/>
              <w:bottom w:val="nil"/>
              <w:right w:val="nil"/>
            </w:tcBorders>
            <w:shd w:val="clear" w:color="auto" w:fill="auto"/>
            <w:noWrap/>
            <w:vAlign w:val="bottom"/>
            <w:hideMark/>
          </w:tcPr>
          <w:p w14:paraId="40A6AF18"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c>
          <w:tcPr>
            <w:tcW w:w="1356" w:type="dxa"/>
            <w:tcBorders>
              <w:top w:val="nil"/>
              <w:left w:val="nil"/>
              <w:bottom w:val="nil"/>
              <w:right w:val="nil"/>
            </w:tcBorders>
            <w:shd w:val="clear" w:color="auto" w:fill="auto"/>
            <w:noWrap/>
            <w:vAlign w:val="bottom"/>
            <w:hideMark/>
          </w:tcPr>
          <w:p w14:paraId="5598112C"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c>
          <w:tcPr>
            <w:tcW w:w="1176" w:type="dxa"/>
            <w:tcBorders>
              <w:top w:val="nil"/>
              <w:left w:val="nil"/>
              <w:bottom w:val="nil"/>
              <w:right w:val="nil"/>
            </w:tcBorders>
            <w:shd w:val="clear" w:color="auto" w:fill="auto"/>
            <w:noWrap/>
            <w:vAlign w:val="bottom"/>
            <w:hideMark/>
          </w:tcPr>
          <w:p w14:paraId="45D79C93"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c>
          <w:tcPr>
            <w:tcW w:w="1476" w:type="dxa"/>
            <w:tcBorders>
              <w:top w:val="nil"/>
              <w:left w:val="nil"/>
              <w:bottom w:val="nil"/>
              <w:right w:val="nil"/>
            </w:tcBorders>
            <w:shd w:val="clear" w:color="auto" w:fill="auto"/>
            <w:noWrap/>
            <w:vAlign w:val="bottom"/>
            <w:hideMark/>
          </w:tcPr>
          <w:p w14:paraId="7B9E9A33"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c>
          <w:tcPr>
            <w:tcW w:w="1528" w:type="dxa"/>
            <w:tcBorders>
              <w:top w:val="nil"/>
              <w:left w:val="nil"/>
              <w:bottom w:val="nil"/>
              <w:right w:val="nil"/>
            </w:tcBorders>
            <w:shd w:val="clear" w:color="auto" w:fill="auto"/>
            <w:noWrap/>
            <w:vAlign w:val="bottom"/>
            <w:hideMark/>
          </w:tcPr>
          <w:p w14:paraId="0E8E9ED3"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r>
      <w:tr w:rsidR="00046389" w:rsidRPr="005346B5" w14:paraId="716F6128" w14:textId="77777777" w:rsidTr="009D567A">
        <w:trPr>
          <w:trHeight w:val="300"/>
        </w:trPr>
        <w:tc>
          <w:tcPr>
            <w:tcW w:w="2142" w:type="dxa"/>
            <w:tcBorders>
              <w:top w:val="nil"/>
              <w:left w:val="nil"/>
              <w:bottom w:val="nil"/>
              <w:right w:val="nil"/>
            </w:tcBorders>
            <w:shd w:val="clear" w:color="auto" w:fill="auto"/>
            <w:noWrap/>
            <w:vAlign w:val="bottom"/>
            <w:hideMark/>
          </w:tcPr>
          <w:p w14:paraId="2B4D80C3" w14:textId="77777777" w:rsidR="00046389" w:rsidRPr="005346B5" w:rsidRDefault="00046389" w:rsidP="00046389">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Year FE</w:t>
            </w:r>
          </w:p>
        </w:tc>
        <w:tc>
          <w:tcPr>
            <w:tcW w:w="1329" w:type="dxa"/>
            <w:tcBorders>
              <w:top w:val="nil"/>
              <w:left w:val="nil"/>
              <w:bottom w:val="nil"/>
              <w:right w:val="nil"/>
            </w:tcBorders>
            <w:shd w:val="clear" w:color="auto" w:fill="auto"/>
            <w:noWrap/>
            <w:vAlign w:val="bottom"/>
            <w:hideMark/>
          </w:tcPr>
          <w:p w14:paraId="5751850A"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c>
          <w:tcPr>
            <w:tcW w:w="1356" w:type="dxa"/>
            <w:tcBorders>
              <w:top w:val="nil"/>
              <w:left w:val="nil"/>
              <w:bottom w:val="nil"/>
              <w:right w:val="nil"/>
            </w:tcBorders>
            <w:shd w:val="clear" w:color="auto" w:fill="auto"/>
            <w:noWrap/>
            <w:vAlign w:val="bottom"/>
            <w:hideMark/>
          </w:tcPr>
          <w:p w14:paraId="6D69C66B"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c>
          <w:tcPr>
            <w:tcW w:w="1176" w:type="dxa"/>
            <w:tcBorders>
              <w:top w:val="nil"/>
              <w:left w:val="nil"/>
              <w:bottom w:val="nil"/>
              <w:right w:val="nil"/>
            </w:tcBorders>
            <w:shd w:val="clear" w:color="auto" w:fill="auto"/>
            <w:noWrap/>
            <w:vAlign w:val="bottom"/>
            <w:hideMark/>
          </w:tcPr>
          <w:p w14:paraId="0DEDE565"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c>
          <w:tcPr>
            <w:tcW w:w="1476" w:type="dxa"/>
            <w:tcBorders>
              <w:top w:val="nil"/>
              <w:left w:val="nil"/>
              <w:bottom w:val="nil"/>
              <w:right w:val="nil"/>
            </w:tcBorders>
            <w:shd w:val="clear" w:color="auto" w:fill="auto"/>
            <w:noWrap/>
            <w:vAlign w:val="bottom"/>
            <w:hideMark/>
          </w:tcPr>
          <w:p w14:paraId="7A86042B"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c>
          <w:tcPr>
            <w:tcW w:w="1528" w:type="dxa"/>
            <w:tcBorders>
              <w:top w:val="nil"/>
              <w:left w:val="nil"/>
              <w:bottom w:val="nil"/>
              <w:right w:val="nil"/>
            </w:tcBorders>
            <w:shd w:val="clear" w:color="auto" w:fill="auto"/>
            <w:noWrap/>
            <w:vAlign w:val="bottom"/>
            <w:hideMark/>
          </w:tcPr>
          <w:p w14:paraId="025AD378"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r>
      <w:tr w:rsidR="00046389" w:rsidRPr="005346B5" w14:paraId="6EBA42AF" w14:textId="77777777" w:rsidTr="009D567A">
        <w:trPr>
          <w:trHeight w:val="300"/>
        </w:trPr>
        <w:tc>
          <w:tcPr>
            <w:tcW w:w="2142" w:type="dxa"/>
            <w:tcBorders>
              <w:top w:val="nil"/>
              <w:left w:val="nil"/>
              <w:right w:val="nil"/>
            </w:tcBorders>
            <w:shd w:val="clear" w:color="auto" w:fill="auto"/>
            <w:noWrap/>
            <w:vAlign w:val="bottom"/>
            <w:hideMark/>
          </w:tcPr>
          <w:p w14:paraId="58EF2F12" w14:textId="77777777" w:rsidR="00046389" w:rsidRPr="005346B5" w:rsidRDefault="00046389" w:rsidP="00046389">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Industry FE</w:t>
            </w:r>
          </w:p>
        </w:tc>
        <w:tc>
          <w:tcPr>
            <w:tcW w:w="1329" w:type="dxa"/>
            <w:tcBorders>
              <w:top w:val="nil"/>
              <w:left w:val="nil"/>
              <w:right w:val="nil"/>
            </w:tcBorders>
            <w:shd w:val="clear" w:color="auto" w:fill="auto"/>
            <w:noWrap/>
            <w:vAlign w:val="bottom"/>
            <w:hideMark/>
          </w:tcPr>
          <w:p w14:paraId="6AEDB9E7"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c>
          <w:tcPr>
            <w:tcW w:w="1356" w:type="dxa"/>
            <w:tcBorders>
              <w:top w:val="nil"/>
              <w:left w:val="nil"/>
              <w:right w:val="nil"/>
            </w:tcBorders>
            <w:shd w:val="clear" w:color="auto" w:fill="auto"/>
            <w:noWrap/>
            <w:vAlign w:val="bottom"/>
            <w:hideMark/>
          </w:tcPr>
          <w:p w14:paraId="3D01B021"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c>
          <w:tcPr>
            <w:tcW w:w="1176" w:type="dxa"/>
            <w:tcBorders>
              <w:top w:val="nil"/>
              <w:left w:val="nil"/>
              <w:right w:val="nil"/>
            </w:tcBorders>
            <w:shd w:val="clear" w:color="auto" w:fill="auto"/>
            <w:noWrap/>
            <w:vAlign w:val="bottom"/>
            <w:hideMark/>
          </w:tcPr>
          <w:p w14:paraId="04CEBA55"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c>
          <w:tcPr>
            <w:tcW w:w="1476" w:type="dxa"/>
            <w:tcBorders>
              <w:top w:val="nil"/>
              <w:left w:val="nil"/>
              <w:right w:val="nil"/>
            </w:tcBorders>
            <w:shd w:val="clear" w:color="auto" w:fill="auto"/>
            <w:noWrap/>
            <w:vAlign w:val="bottom"/>
            <w:hideMark/>
          </w:tcPr>
          <w:p w14:paraId="09CF0847"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c>
          <w:tcPr>
            <w:tcW w:w="1528" w:type="dxa"/>
            <w:tcBorders>
              <w:top w:val="nil"/>
              <w:left w:val="nil"/>
              <w:right w:val="nil"/>
            </w:tcBorders>
            <w:shd w:val="clear" w:color="auto" w:fill="auto"/>
            <w:noWrap/>
            <w:vAlign w:val="bottom"/>
            <w:hideMark/>
          </w:tcPr>
          <w:p w14:paraId="667D4483"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Yes</w:t>
            </w:r>
          </w:p>
        </w:tc>
      </w:tr>
      <w:tr w:rsidR="00046389" w:rsidRPr="005346B5" w14:paraId="65EEC6E2" w14:textId="77777777" w:rsidTr="009D567A">
        <w:trPr>
          <w:trHeight w:val="300"/>
        </w:trPr>
        <w:tc>
          <w:tcPr>
            <w:tcW w:w="2142" w:type="dxa"/>
            <w:tcBorders>
              <w:top w:val="nil"/>
              <w:left w:val="nil"/>
              <w:bottom w:val="single" w:sz="4" w:space="0" w:color="auto"/>
              <w:right w:val="nil"/>
            </w:tcBorders>
            <w:shd w:val="clear" w:color="auto" w:fill="auto"/>
            <w:noWrap/>
            <w:vAlign w:val="bottom"/>
            <w:hideMark/>
          </w:tcPr>
          <w:p w14:paraId="7A9D1F65" w14:textId="77777777" w:rsidR="00046389" w:rsidRPr="005346B5" w:rsidRDefault="00046389" w:rsidP="00046389">
            <w:pPr>
              <w:spacing w:after="0" w:line="240" w:lineRule="auto"/>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Observations</w:t>
            </w:r>
          </w:p>
        </w:tc>
        <w:tc>
          <w:tcPr>
            <w:tcW w:w="1329" w:type="dxa"/>
            <w:tcBorders>
              <w:top w:val="nil"/>
              <w:left w:val="nil"/>
              <w:bottom w:val="single" w:sz="4" w:space="0" w:color="auto"/>
              <w:right w:val="nil"/>
            </w:tcBorders>
            <w:shd w:val="clear" w:color="auto" w:fill="auto"/>
            <w:noWrap/>
            <w:vAlign w:val="bottom"/>
            <w:hideMark/>
          </w:tcPr>
          <w:p w14:paraId="78CA4E37"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2,803,600</w:t>
            </w:r>
          </w:p>
        </w:tc>
        <w:tc>
          <w:tcPr>
            <w:tcW w:w="1356" w:type="dxa"/>
            <w:tcBorders>
              <w:top w:val="nil"/>
              <w:left w:val="nil"/>
              <w:bottom w:val="single" w:sz="4" w:space="0" w:color="auto"/>
              <w:right w:val="nil"/>
            </w:tcBorders>
            <w:shd w:val="clear" w:color="auto" w:fill="auto"/>
            <w:noWrap/>
            <w:vAlign w:val="bottom"/>
            <w:hideMark/>
          </w:tcPr>
          <w:p w14:paraId="04277CCF"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2,803,600</w:t>
            </w:r>
          </w:p>
        </w:tc>
        <w:tc>
          <w:tcPr>
            <w:tcW w:w="1176" w:type="dxa"/>
            <w:tcBorders>
              <w:top w:val="nil"/>
              <w:left w:val="nil"/>
              <w:bottom w:val="single" w:sz="4" w:space="0" w:color="auto"/>
              <w:right w:val="nil"/>
            </w:tcBorders>
            <w:shd w:val="clear" w:color="auto" w:fill="auto"/>
            <w:noWrap/>
            <w:vAlign w:val="bottom"/>
            <w:hideMark/>
          </w:tcPr>
          <w:p w14:paraId="79EBC92B"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2,803,600</w:t>
            </w:r>
          </w:p>
        </w:tc>
        <w:tc>
          <w:tcPr>
            <w:tcW w:w="1476" w:type="dxa"/>
            <w:tcBorders>
              <w:top w:val="nil"/>
              <w:left w:val="nil"/>
              <w:bottom w:val="single" w:sz="4" w:space="0" w:color="auto"/>
              <w:right w:val="nil"/>
            </w:tcBorders>
            <w:shd w:val="clear" w:color="auto" w:fill="auto"/>
            <w:noWrap/>
            <w:vAlign w:val="bottom"/>
            <w:hideMark/>
          </w:tcPr>
          <w:p w14:paraId="65916AC2"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2,803,600</w:t>
            </w:r>
          </w:p>
        </w:tc>
        <w:tc>
          <w:tcPr>
            <w:tcW w:w="1528" w:type="dxa"/>
            <w:tcBorders>
              <w:top w:val="nil"/>
              <w:left w:val="nil"/>
              <w:bottom w:val="single" w:sz="4" w:space="0" w:color="auto"/>
              <w:right w:val="nil"/>
            </w:tcBorders>
            <w:shd w:val="clear" w:color="auto" w:fill="auto"/>
            <w:noWrap/>
            <w:vAlign w:val="bottom"/>
            <w:hideMark/>
          </w:tcPr>
          <w:p w14:paraId="16B9834C" w14:textId="77777777" w:rsidR="00046389" w:rsidRPr="005346B5" w:rsidRDefault="00046389" w:rsidP="00046389">
            <w:pPr>
              <w:spacing w:after="0" w:line="240" w:lineRule="auto"/>
              <w:jc w:val="center"/>
              <w:rPr>
                <w:rFonts w:ascii="Times New Roman" w:eastAsia="Times New Roman" w:hAnsi="Times New Roman" w:cs="Times New Roman"/>
                <w:color w:val="000000"/>
                <w:sz w:val="24"/>
                <w:szCs w:val="24"/>
              </w:rPr>
            </w:pPr>
            <w:r w:rsidRPr="005346B5">
              <w:rPr>
                <w:rFonts w:ascii="Times New Roman" w:eastAsia="Times New Roman" w:hAnsi="Times New Roman" w:cs="Times New Roman"/>
                <w:color w:val="000000"/>
                <w:sz w:val="24"/>
                <w:szCs w:val="24"/>
              </w:rPr>
              <w:t>2,335,760</w:t>
            </w:r>
          </w:p>
        </w:tc>
      </w:tr>
    </w:tbl>
    <w:p w14:paraId="058A9C0C" w14:textId="77777777" w:rsidR="00046389" w:rsidRPr="005346B5" w:rsidRDefault="00046389" w:rsidP="00FF72C5">
      <w:pPr>
        <w:rPr>
          <w:rFonts w:ascii="Times New Roman" w:hAnsi="Times New Roman" w:cs="Times New Roman"/>
          <w:sz w:val="24"/>
          <w:szCs w:val="24"/>
        </w:rPr>
      </w:pPr>
    </w:p>
    <w:p w14:paraId="6139CF9D" w14:textId="7F4DF3C0" w:rsidR="00046389" w:rsidRPr="005346B5" w:rsidRDefault="00046389" w:rsidP="00046389">
      <w:pPr>
        <w:rPr>
          <w:rFonts w:ascii="Times New Roman" w:hAnsi="Times New Roman" w:cs="Times New Roman"/>
          <w:sz w:val="24"/>
          <w:szCs w:val="24"/>
        </w:rPr>
      </w:pPr>
      <w:r w:rsidRPr="005346B5">
        <w:rPr>
          <w:rFonts w:ascii="Times New Roman" w:hAnsi="Times New Roman" w:cs="Times New Roman"/>
          <w:sz w:val="24"/>
          <w:szCs w:val="24"/>
        </w:rPr>
        <w:t xml:space="preserve">Second, cities </w:t>
      </w:r>
      <w:r w:rsidR="009062FF">
        <w:rPr>
          <w:rFonts w:ascii="Times New Roman" w:hAnsi="Times New Roman" w:cs="Times New Roman"/>
          <w:sz w:val="24"/>
          <w:szCs w:val="24"/>
        </w:rPr>
        <w:t>tend to follow</w:t>
      </w:r>
      <w:r w:rsidRPr="005346B5">
        <w:rPr>
          <w:rFonts w:ascii="Times New Roman" w:hAnsi="Times New Roman" w:cs="Times New Roman"/>
          <w:sz w:val="24"/>
          <w:szCs w:val="24"/>
        </w:rPr>
        <w:t xml:space="preserve"> upper-level governments in sector choices. This top-down policy pass-through is stronger in less developed regions, in jurisdictions with weak ties to higher-level authorities, and when local leaders face stronger political competition. </w:t>
      </w:r>
      <w:r w:rsidR="009062FF">
        <w:rPr>
          <w:rFonts w:ascii="Times New Roman" w:hAnsi="Times New Roman" w:cs="Times New Roman"/>
          <w:sz w:val="24"/>
          <w:szCs w:val="24"/>
        </w:rPr>
        <w:t>We find that</w:t>
      </w:r>
      <w:r w:rsidRPr="005346B5">
        <w:rPr>
          <w:rFonts w:ascii="Times New Roman" w:hAnsi="Times New Roman" w:cs="Times New Roman"/>
          <w:sz w:val="24"/>
          <w:szCs w:val="24"/>
        </w:rPr>
        <w:t xml:space="preserve"> </w:t>
      </w:r>
      <w:r w:rsidR="009062FF">
        <w:rPr>
          <w:rFonts w:ascii="Times New Roman" w:hAnsi="Times New Roman" w:cs="Times New Roman"/>
          <w:sz w:val="24"/>
          <w:szCs w:val="24"/>
        </w:rPr>
        <w:t>top-down pass-through rates</w:t>
      </w:r>
      <w:r w:rsidRPr="005346B5">
        <w:rPr>
          <w:rFonts w:ascii="Times New Roman" w:hAnsi="Times New Roman" w:cs="Times New Roman"/>
          <w:sz w:val="24"/>
          <w:szCs w:val="24"/>
        </w:rPr>
        <w:t xml:space="preserve"> exhibit </w:t>
      </w:r>
      <w:r w:rsidR="009062FF">
        <w:rPr>
          <w:rFonts w:ascii="Times New Roman" w:hAnsi="Times New Roman" w:cs="Times New Roman"/>
          <w:sz w:val="24"/>
          <w:szCs w:val="24"/>
        </w:rPr>
        <w:t>interesting</w:t>
      </w:r>
      <w:r w:rsidR="009062FF" w:rsidRPr="005346B5">
        <w:rPr>
          <w:rFonts w:ascii="Times New Roman" w:hAnsi="Times New Roman" w:cs="Times New Roman"/>
          <w:sz w:val="24"/>
          <w:szCs w:val="24"/>
        </w:rPr>
        <w:t xml:space="preserve"> </w:t>
      </w:r>
      <w:r w:rsidRPr="005346B5">
        <w:rPr>
          <w:rFonts w:ascii="Times New Roman" w:hAnsi="Times New Roman" w:cs="Times New Roman"/>
          <w:sz w:val="24"/>
          <w:szCs w:val="24"/>
        </w:rPr>
        <w:t>dynamics. F</w:t>
      </w:r>
      <w:bookmarkStart w:id="35" w:name="_GoBack"/>
      <w:r w:rsidRPr="005346B5">
        <w:rPr>
          <w:rFonts w:ascii="Times New Roman" w:hAnsi="Times New Roman" w:cs="Times New Roman"/>
          <w:sz w:val="24"/>
          <w:szCs w:val="24"/>
        </w:rPr>
        <w:t xml:space="preserve">igure 1 displays the </w:t>
      </w:r>
      <w:r w:rsidR="00123851">
        <w:rPr>
          <w:rFonts w:ascii="Times New Roman" w:hAnsi="Times New Roman" w:cs="Times New Roman"/>
          <w:sz w:val="24"/>
          <w:szCs w:val="24"/>
        </w:rPr>
        <w:t xml:space="preserve">regression </w:t>
      </w:r>
      <w:r w:rsidRPr="005346B5">
        <w:rPr>
          <w:rFonts w:ascii="Times New Roman" w:hAnsi="Times New Roman" w:cs="Times New Roman"/>
          <w:sz w:val="24"/>
          <w:szCs w:val="24"/>
        </w:rPr>
        <w:t xml:space="preserve">coefficients in </w:t>
      </w:r>
      <w:r w:rsidR="00123851">
        <w:rPr>
          <w:rFonts w:ascii="Times New Roman" w:hAnsi="Times New Roman" w:cs="Times New Roman"/>
          <w:sz w:val="24"/>
          <w:szCs w:val="24"/>
        </w:rPr>
        <w:t xml:space="preserve">the </w:t>
      </w:r>
      <w:r w:rsidRPr="005346B5">
        <w:rPr>
          <w:rFonts w:ascii="Times New Roman" w:hAnsi="Times New Roman" w:cs="Times New Roman"/>
          <w:sz w:val="24"/>
          <w:szCs w:val="24"/>
        </w:rPr>
        <w:t xml:space="preserve">sector choice </w:t>
      </w:r>
      <w:r w:rsidR="00123851">
        <w:rPr>
          <w:rFonts w:ascii="Times New Roman" w:hAnsi="Times New Roman" w:cs="Times New Roman"/>
          <w:sz w:val="24"/>
          <w:szCs w:val="24"/>
        </w:rPr>
        <w:t>of</w:t>
      </w:r>
      <w:r w:rsidR="00123851" w:rsidRPr="005346B5">
        <w:rPr>
          <w:rFonts w:ascii="Times New Roman" w:hAnsi="Times New Roman" w:cs="Times New Roman"/>
          <w:sz w:val="24"/>
          <w:szCs w:val="24"/>
        </w:rPr>
        <w:t xml:space="preserve"> </w:t>
      </w:r>
      <w:r w:rsidRPr="005346B5">
        <w:rPr>
          <w:rFonts w:ascii="Times New Roman" w:hAnsi="Times New Roman" w:cs="Times New Roman"/>
          <w:sz w:val="24"/>
          <w:szCs w:val="24"/>
        </w:rPr>
        <w:t xml:space="preserve">the city governments </w:t>
      </w:r>
      <w:r w:rsidR="00123851">
        <w:rPr>
          <w:rFonts w:ascii="Times New Roman" w:hAnsi="Times New Roman" w:cs="Times New Roman"/>
          <w:sz w:val="24"/>
          <w:szCs w:val="24"/>
        </w:rPr>
        <w:t>on the sector choice of</w:t>
      </w:r>
      <w:r w:rsidR="00123851" w:rsidRPr="005346B5">
        <w:rPr>
          <w:rFonts w:ascii="Times New Roman" w:hAnsi="Times New Roman" w:cs="Times New Roman"/>
          <w:sz w:val="24"/>
          <w:szCs w:val="24"/>
        </w:rPr>
        <w:t xml:space="preserve"> </w:t>
      </w:r>
      <w:r w:rsidRPr="005346B5">
        <w:rPr>
          <w:rFonts w:ascii="Times New Roman" w:hAnsi="Times New Roman" w:cs="Times New Roman"/>
          <w:sz w:val="24"/>
          <w:szCs w:val="24"/>
        </w:rPr>
        <w:t xml:space="preserve">their provincial governments over time, and suggest a turning point </w:t>
      </w:r>
      <w:r w:rsidR="00123851">
        <w:rPr>
          <w:rFonts w:ascii="Times New Roman" w:hAnsi="Times New Roman" w:cs="Times New Roman"/>
          <w:sz w:val="24"/>
          <w:szCs w:val="24"/>
        </w:rPr>
        <w:t xml:space="preserve">around 2013 </w:t>
      </w:r>
      <w:r w:rsidR="009062FF">
        <w:rPr>
          <w:rFonts w:ascii="Times New Roman" w:hAnsi="Times New Roman" w:cs="Times New Roman"/>
          <w:sz w:val="24"/>
          <w:szCs w:val="24"/>
        </w:rPr>
        <w:t>for an elevated top-down</w:t>
      </w:r>
      <w:r w:rsidRPr="005346B5">
        <w:rPr>
          <w:rFonts w:ascii="Times New Roman" w:hAnsi="Times New Roman" w:cs="Times New Roman"/>
          <w:sz w:val="24"/>
          <w:szCs w:val="24"/>
        </w:rPr>
        <w:t xml:space="preserve"> </w:t>
      </w:r>
      <w:r w:rsidR="009062FF">
        <w:rPr>
          <w:rFonts w:ascii="Times New Roman" w:hAnsi="Times New Roman" w:cs="Times New Roman"/>
          <w:sz w:val="24"/>
          <w:szCs w:val="24"/>
        </w:rPr>
        <w:t xml:space="preserve">pass-through, which is consistent with a </w:t>
      </w:r>
      <w:r w:rsidRPr="005346B5">
        <w:rPr>
          <w:rFonts w:ascii="Times New Roman" w:hAnsi="Times New Roman" w:cs="Times New Roman"/>
          <w:sz w:val="24"/>
          <w:szCs w:val="24"/>
        </w:rPr>
        <w:t>political recentralization</w:t>
      </w:r>
      <w:r w:rsidR="009062FF">
        <w:rPr>
          <w:rFonts w:ascii="Times New Roman" w:hAnsi="Times New Roman" w:cs="Times New Roman"/>
          <w:sz w:val="24"/>
          <w:szCs w:val="24"/>
        </w:rPr>
        <w:t xml:space="preserve"> in China’s policymaking.</w:t>
      </w:r>
      <w:bookmarkEnd w:id="35"/>
    </w:p>
    <w:p w14:paraId="5A53F173" w14:textId="75770FAE" w:rsidR="00046389" w:rsidRPr="005346B5" w:rsidRDefault="00046389" w:rsidP="00046389">
      <w:pPr>
        <w:jc w:val="center"/>
        <w:rPr>
          <w:rFonts w:ascii="Times New Roman" w:hAnsi="Times New Roman" w:cs="Times New Roman"/>
          <w:sz w:val="24"/>
          <w:szCs w:val="24"/>
        </w:rPr>
      </w:pPr>
      <w:r w:rsidRPr="005346B5">
        <w:rPr>
          <w:rFonts w:ascii="Times New Roman" w:hAnsi="Times New Roman" w:cs="Times New Roman"/>
          <w:sz w:val="24"/>
          <w:szCs w:val="24"/>
        </w:rPr>
        <w:lastRenderedPageBreak/>
        <w:t>Figure 1. The Dynamics of Policy Pass-through</w:t>
      </w:r>
    </w:p>
    <w:p w14:paraId="46073B31" w14:textId="0B99909E" w:rsidR="0043064C" w:rsidRPr="005346B5" w:rsidRDefault="00046389" w:rsidP="00046389">
      <w:pPr>
        <w:jc w:val="center"/>
        <w:rPr>
          <w:rFonts w:ascii="Times New Roman" w:hAnsi="Times New Roman" w:cs="Times New Roman"/>
          <w:sz w:val="24"/>
          <w:szCs w:val="24"/>
        </w:rPr>
      </w:pPr>
      <w:r w:rsidRPr="005346B5">
        <w:rPr>
          <w:rFonts w:ascii="Times New Roman" w:hAnsi="Times New Roman" w:cs="Times New Roman"/>
          <w:noProof/>
          <w:sz w:val="24"/>
          <w:szCs w:val="24"/>
        </w:rPr>
        <w:drawing>
          <wp:inline distT="0" distB="0" distL="0" distR="0" wp14:anchorId="69D74BB1" wp14:editId="122700E4">
            <wp:extent cx="4238294" cy="3079630"/>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60015" cy="3095413"/>
                    </a:xfrm>
                    <a:prstGeom prst="rect">
                      <a:avLst/>
                    </a:prstGeom>
                    <a:noFill/>
                    <a:ln>
                      <a:noFill/>
                    </a:ln>
                  </pic:spPr>
                </pic:pic>
              </a:graphicData>
            </a:graphic>
          </wp:inline>
        </w:drawing>
      </w:r>
    </w:p>
    <w:p w14:paraId="159C4284" w14:textId="4252BE2C" w:rsidR="00046389" w:rsidRDefault="00046389" w:rsidP="00046389">
      <w:pPr>
        <w:rPr>
          <w:rFonts w:ascii="Times New Roman" w:hAnsi="Times New Roman" w:cs="Times New Roman"/>
          <w:sz w:val="24"/>
          <w:szCs w:val="24"/>
        </w:rPr>
      </w:pPr>
      <w:r w:rsidRPr="005346B5">
        <w:rPr>
          <w:rFonts w:ascii="Times New Roman" w:hAnsi="Times New Roman" w:cs="Times New Roman"/>
          <w:sz w:val="24"/>
          <w:szCs w:val="24"/>
        </w:rPr>
        <w:t xml:space="preserve">Finally, policy choices exhibit </w:t>
      </w:r>
      <w:r w:rsidR="006F33D5">
        <w:rPr>
          <w:rFonts w:ascii="Times New Roman" w:hAnsi="Times New Roman" w:cs="Times New Roman"/>
          <w:sz w:val="24"/>
          <w:szCs w:val="24"/>
        </w:rPr>
        <w:t xml:space="preserve">a certain level of </w:t>
      </w:r>
      <w:r w:rsidRPr="005346B5">
        <w:rPr>
          <w:rFonts w:ascii="Times New Roman" w:hAnsi="Times New Roman" w:cs="Times New Roman"/>
          <w:sz w:val="24"/>
          <w:szCs w:val="24"/>
        </w:rPr>
        <w:t xml:space="preserve">persistence but are sensitive to political turnover. When a local official is replaced, the new leader often shifts </w:t>
      </w:r>
      <w:r w:rsidR="009062FF">
        <w:rPr>
          <w:rFonts w:ascii="Times New Roman" w:hAnsi="Times New Roman" w:cs="Times New Roman"/>
          <w:sz w:val="24"/>
          <w:szCs w:val="24"/>
        </w:rPr>
        <w:t xml:space="preserve">the targeted </w:t>
      </w:r>
      <w:r w:rsidRPr="005346B5">
        <w:rPr>
          <w:rFonts w:ascii="Times New Roman" w:hAnsi="Times New Roman" w:cs="Times New Roman"/>
          <w:sz w:val="24"/>
          <w:szCs w:val="24"/>
        </w:rPr>
        <w:t>sector</w:t>
      </w:r>
      <w:r w:rsidR="009062FF">
        <w:rPr>
          <w:rFonts w:ascii="Times New Roman" w:hAnsi="Times New Roman" w:cs="Times New Roman"/>
          <w:sz w:val="24"/>
          <w:szCs w:val="24"/>
        </w:rPr>
        <w:t>s</w:t>
      </w:r>
      <w:r w:rsidRPr="005346B5">
        <w:rPr>
          <w:rFonts w:ascii="Times New Roman" w:hAnsi="Times New Roman" w:cs="Times New Roman"/>
          <w:sz w:val="24"/>
          <w:szCs w:val="24"/>
        </w:rPr>
        <w:t xml:space="preserve"> priorities to align with the policies </w:t>
      </w:r>
      <w:r w:rsidR="009062FF">
        <w:rPr>
          <w:rFonts w:ascii="Times New Roman" w:hAnsi="Times New Roman" w:cs="Times New Roman"/>
          <w:sz w:val="24"/>
          <w:szCs w:val="24"/>
        </w:rPr>
        <w:t xml:space="preserve">in </w:t>
      </w:r>
      <w:r w:rsidRPr="005346B5">
        <w:rPr>
          <w:rFonts w:ascii="Times New Roman" w:hAnsi="Times New Roman" w:cs="Times New Roman"/>
          <w:sz w:val="24"/>
          <w:szCs w:val="24"/>
        </w:rPr>
        <w:t>their previous post</w:t>
      </w:r>
      <w:r w:rsidR="009062FF">
        <w:rPr>
          <w:rFonts w:ascii="Times New Roman" w:hAnsi="Times New Roman" w:cs="Times New Roman"/>
          <w:sz w:val="24"/>
          <w:szCs w:val="24"/>
        </w:rPr>
        <w:t xml:space="preserve">, suggesting that </w:t>
      </w:r>
      <w:r w:rsidR="009062FF" w:rsidRPr="005346B5">
        <w:rPr>
          <w:rFonts w:ascii="Times New Roman" w:hAnsi="Times New Roman" w:cs="Times New Roman"/>
          <w:sz w:val="24"/>
          <w:szCs w:val="24"/>
        </w:rPr>
        <w:t>politic</w:t>
      </w:r>
      <w:r w:rsidR="009062FF">
        <w:rPr>
          <w:rFonts w:ascii="Times New Roman" w:hAnsi="Times New Roman" w:cs="Times New Roman"/>
          <w:sz w:val="24"/>
          <w:szCs w:val="24"/>
        </w:rPr>
        <w:t xml:space="preserve">ians’ </w:t>
      </w:r>
      <w:r w:rsidRPr="005346B5">
        <w:rPr>
          <w:rFonts w:ascii="Times New Roman" w:hAnsi="Times New Roman" w:cs="Times New Roman"/>
          <w:sz w:val="24"/>
          <w:szCs w:val="24"/>
        </w:rPr>
        <w:t>rotation serves as a</w:t>
      </w:r>
      <w:r w:rsidR="009062FF">
        <w:rPr>
          <w:rFonts w:ascii="Times New Roman" w:hAnsi="Times New Roman" w:cs="Times New Roman"/>
          <w:sz w:val="24"/>
          <w:szCs w:val="24"/>
        </w:rPr>
        <w:t xml:space="preserve">n important </w:t>
      </w:r>
      <w:r w:rsidRPr="005346B5">
        <w:rPr>
          <w:rFonts w:ascii="Times New Roman" w:hAnsi="Times New Roman" w:cs="Times New Roman"/>
          <w:sz w:val="24"/>
          <w:szCs w:val="24"/>
        </w:rPr>
        <w:t xml:space="preserve">channel for policy diffusion </w:t>
      </w:r>
      <w:r w:rsidR="009062FF">
        <w:rPr>
          <w:rFonts w:ascii="Times New Roman" w:hAnsi="Times New Roman" w:cs="Times New Roman"/>
          <w:sz w:val="24"/>
          <w:szCs w:val="24"/>
        </w:rPr>
        <w:t>in China.</w:t>
      </w:r>
    </w:p>
    <w:p w14:paraId="7F94BB42" w14:textId="77777777" w:rsidR="005346B5" w:rsidRPr="005346B5" w:rsidRDefault="005346B5" w:rsidP="00046389">
      <w:pPr>
        <w:rPr>
          <w:rFonts w:ascii="Times New Roman" w:hAnsi="Times New Roman" w:cs="Times New Roman"/>
          <w:sz w:val="24"/>
          <w:szCs w:val="24"/>
        </w:rPr>
      </w:pPr>
    </w:p>
    <w:p w14:paraId="7CBDB612" w14:textId="14FEDC6F" w:rsidR="00046389" w:rsidRPr="005346B5" w:rsidRDefault="00046389" w:rsidP="00FF72C5">
      <w:pPr>
        <w:rPr>
          <w:rFonts w:ascii="Times New Roman" w:hAnsi="Times New Roman" w:cs="Times New Roman"/>
          <w:sz w:val="24"/>
          <w:szCs w:val="24"/>
        </w:rPr>
      </w:pPr>
      <w:r w:rsidRPr="005346B5">
        <w:rPr>
          <w:rFonts w:ascii="Times New Roman" w:hAnsi="Times New Roman" w:cs="Times New Roman"/>
          <w:b/>
          <w:bCs/>
          <w:sz w:val="24"/>
          <w:szCs w:val="24"/>
        </w:rPr>
        <w:t>Industrial policy instruments evolve with the maturity of the targeted industry</w:t>
      </w:r>
      <w:del w:id="36" w:author="Gretchen Dykstra" w:date="2025-06-29T07:54:00Z">
        <w:r w:rsidRPr="005346B5" w:rsidDel="00162976">
          <w:rPr>
            <w:rFonts w:ascii="Times New Roman" w:hAnsi="Times New Roman" w:cs="Times New Roman"/>
            <w:b/>
            <w:bCs/>
            <w:sz w:val="24"/>
            <w:szCs w:val="24"/>
          </w:rPr>
          <w:delText>.</w:delText>
        </w:r>
        <w:r w:rsidRPr="005346B5" w:rsidDel="00162976">
          <w:rPr>
            <w:rFonts w:ascii="Times New Roman" w:hAnsi="Times New Roman" w:cs="Times New Roman"/>
            <w:sz w:val="24"/>
            <w:szCs w:val="24"/>
          </w:rPr>
          <w:delText xml:space="preserve"> </w:delText>
        </w:r>
      </w:del>
    </w:p>
    <w:p w14:paraId="3BD20648" w14:textId="19F964CE" w:rsidR="0020048D" w:rsidRDefault="00046389" w:rsidP="00FF72C5">
      <w:pPr>
        <w:rPr>
          <w:rFonts w:ascii="Times New Roman" w:hAnsi="Times New Roman" w:cs="Times New Roman"/>
          <w:sz w:val="24"/>
          <w:szCs w:val="24"/>
        </w:rPr>
      </w:pPr>
      <w:r w:rsidRPr="005346B5">
        <w:rPr>
          <w:rFonts w:ascii="Times New Roman" w:hAnsi="Times New Roman" w:cs="Times New Roman"/>
          <w:sz w:val="24"/>
          <w:szCs w:val="24"/>
        </w:rPr>
        <w:t xml:space="preserve">Importantly, policy tools often appear in bundles and evolve with industry maturity. </w:t>
      </w:r>
      <w:r w:rsidR="003374C8" w:rsidRPr="005346B5">
        <w:rPr>
          <w:rFonts w:ascii="Times New Roman" w:hAnsi="Times New Roman" w:cs="Times New Roman"/>
          <w:sz w:val="24"/>
          <w:szCs w:val="24"/>
        </w:rPr>
        <w:t xml:space="preserve">To examine this, we regress the indicator for the use of each tool on the number of years </w:t>
      </w:r>
      <w:r w:rsidR="009062FF">
        <w:rPr>
          <w:rFonts w:ascii="Times New Roman" w:hAnsi="Times New Roman" w:cs="Times New Roman"/>
          <w:sz w:val="24"/>
          <w:szCs w:val="24"/>
        </w:rPr>
        <w:t>that</w:t>
      </w:r>
      <w:r w:rsidR="009062FF" w:rsidRPr="005346B5">
        <w:rPr>
          <w:rFonts w:ascii="Times New Roman" w:hAnsi="Times New Roman" w:cs="Times New Roman"/>
          <w:sz w:val="24"/>
          <w:szCs w:val="24"/>
        </w:rPr>
        <w:t xml:space="preserve"> </w:t>
      </w:r>
      <w:r w:rsidR="009062FF">
        <w:rPr>
          <w:rFonts w:ascii="Times New Roman" w:hAnsi="Times New Roman" w:cs="Times New Roman"/>
          <w:sz w:val="24"/>
          <w:szCs w:val="24"/>
        </w:rPr>
        <w:t>an</w:t>
      </w:r>
      <w:r w:rsidR="003374C8" w:rsidRPr="005346B5">
        <w:rPr>
          <w:rFonts w:ascii="Times New Roman" w:hAnsi="Times New Roman" w:cs="Times New Roman"/>
          <w:sz w:val="24"/>
          <w:szCs w:val="24"/>
        </w:rPr>
        <w:t xml:space="preserve"> industry </w:t>
      </w:r>
      <w:r w:rsidR="009062FF">
        <w:rPr>
          <w:rFonts w:ascii="Times New Roman" w:hAnsi="Times New Roman" w:cs="Times New Roman"/>
          <w:sz w:val="24"/>
          <w:szCs w:val="24"/>
        </w:rPr>
        <w:t>has been</w:t>
      </w:r>
      <w:r w:rsidR="003374C8" w:rsidRPr="005346B5">
        <w:rPr>
          <w:rFonts w:ascii="Times New Roman" w:hAnsi="Times New Roman" w:cs="Times New Roman"/>
          <w:sz w:val="24"/>
          <w:szCs w:val="24"/>
        </w:rPr>
        <w:t xml:space="preserve"> targeted in each city. Thus, a positive coefficient indicates an increasing likelihood of tool utilization as the industry matures (more years from the initial target year in the city). As shown in Figure 2, i</w:t>
      </w:r>
      <w:r w:rsidRPr="005346B5">
        <w:rPr>
          <w:rFonts w:ascii="Times New Roman" w:hAnsi="Times New Roman" w:cs="Times New Roman"/>
          <w:sz w:val="24"/>
          <w:szCs w:val="24"/>
        </w:rPr>
        <w:t>n the early phases of an industry, local governments</w:t>
      </w:r>
      <w:r w:rsidR="009062FF">
        <w:rPr>
          <w:rFonts w:ascii="Times New Roman" w:hAnsi="Times New Roman" w:cs="Times New Roman"/>
          <w:sz w:val="24"/>
          <w:szCs w:val="24"/>
        </w:rPr>
        <w:t xml:space="preserve"> are more likely to use policy </w:t>
      </w:r>
      <w:r w:rsidRPr="005346B5">
        <w:rPr>
          <w:rFonts w:ascii="Times New Roman" w:hAnsi="Times New Roman" w:cs="Times New Roman"/>
          <w:sz w:val="24"/>
          <w:szCs w:val="24"/>
        </w:rPr>
        <w:t xml:space="preserve">tools that lower entry barriers, such as fiscal subsidies, preferential land supply, market access reforms, and entrepreneurship promotion. As </w:t>
      </w:r>
      <w:r w:rsidR="009062FF">
        <w:rPr>
          <w:rFonts w:ascii="Times New Roman" w:hAnsi="Times New Roman" w:cs="Times New Roman"/>
          <w:sz w:val="24"/>
          <w:szCs w:val="24"/>
        </w:rPr>
        <w:t xml:space="preserve">the </w:t>
      </w:r>
      <w:del w:id="37" w:author="Gretchen Dykstra" w:date="2025-06-29T07:56:00Z">
        <w:r w:rsidRPr="005346B5" w:rsidDel="00D56525">
          <w:rPr>
            <w:rFonts w:ascii="Times New Roman" w:hAnsi="Times New Roman" w:cs="Times New Roman"/>
            <w:sz w:val="24"/>
            <w:szCs w:val="24"/>
          </w:rPr>
          <w:delText xml:space="preserve">industries </w:delText>
        </w:r>
      </w:del>
      <w:ins w:id="38" w:author="Gretchen Dykstra" w:date="2025-06-29T07:56:00Z">
        <w:r w:rsidR="00D56525" w:rsidRPr="005346B5">
          <w:rPr>
            <w:rFonts w:ascii="Times New Roman" w:hAnsi="Times New Roman" w:cs="Times New Roman"/>
            <w:sz w:val="24"/>
            <w:szCs w:val="24"/>
          </w:rPr>
          <w:t>industr</w:t>
        </w:r>
        <w:r w:rsidR="00D56525">
          <w:rPr>
            <w:rFonts w:ascii="Times New Roman" w:hAnsi="Times New Roman" w:cs="Times New Roman"/>
            <w:sz w:val="24"/>
            <w:szCs w:val="24"/>
          </w:rPr>
          <w:t>y</w:t>
        </w:r>
        <w:r w:rsidR="00D56525" w:rsidRPr="005346B5">
          <w:rPr>
            <w:rFonts w:ascii="Times New Roman" w:hAnsi="Times New Roman" w:cs="Times New Roman"/>
            <w:sz w:val="24"/>
            <w:szCs w:val="24"/>
          </w:rPr>
          <w:t xml:space="preserve"> </w:t>
        </w:r>
      </w:ins>
      <w:r w:rsidRPr="005346B5">
        <w:rPr>
          <w:rFonts w:ascii="Times New Roman" w:hAnsi="Times New Roman" w:cs="Times New Roman"/>
          <w:sz w:val="24"/>
          <w:szCs w:val="24"/>
        </w:rPr>
        <w:t>mature</w:t>
      </w:r>
      <w:ins w:id="39" w:author="Gretchen Dykstra" w:date="2025-06-29T07:56:00Z">
        <w:r w:rsidR="00D56525">
          <w:rPr>
            <w:rFonts w:ascii="Times New Roman" w:hAnsi="Times New Roman" w:cs="Times New Roman"/>
            <w:sz w:val="24"/>
            <w:szCs w:val="24"/>
          </w:rPr>
          <w:t>s</w:t>
        </w:r>
      </w:ins>
      <w:r w:rsidRPr="005346B5">
        <w:rPr>
          <w:rFonts w:ascii="Times New Roman" w:hAnsi="Times New Roman" w:cs="Times New Roman"/>
          <w:sz w:val="24"/>
          <w:szCs w:val="24"/>
        </w:rPr>
        <w:t>,</w:t>
      </w:r>
      <w:r w:rsidR="009062FF">
        <w:rPr>
          <w:rFonts w:ascii="Times New Roman" w:hAnsi="Times New Roman" w:cs="Times New Roman"/>
          <w:sz w:val="24"/>
          <w:szCs w:val="24"/>
        </w:rPr>
        <w:t xml:space="preserve"> however,</w:t>
      </w:r>
      <w:r w:rsidRPr="005346B5">
        <w:rPr>
          <w:rFonts w:ascii="Times New Roman" w:hAnsi="Times New Roman" w:cs="Times New Roman"/>
          <w:sz w:val="24"/>
          <w:szCs w:val="24"/>
        </w:rPr>
        <w:t xml:space="preserve"> the </w:t>
      </w:r>
      <w:r w:rsidR="009062FF">
        <w:rPr>
          <w:rFonts w:ascii="Times New Roman" w:hAnsi="Times New Roman" w:cs="Times New Roman"/>
          <w:sz w:val="24"/>
          <w:szCs w:val="24"/>
        </w:rPr>
        <w:t xml:space="preserve">choice of </w:t>
      </w:r>
      <w:r w:rsidRPr="005346B5">
        <w:rPr>
          <w:rFonts w:ascii="Times New Roman" w:hAnsi="Times New Roman" w:cs="Times New Roman"/>
          <w:sz w:val="24"/>
          <w:szCs w:val="24"/>
        </w:rPr>
        <w:t>polic</w:t>
      </w:r>
      <w:r w:rsidR="009062FF">
        <w:rPr>
          <w:rFonts w:ascii="Times New Roman" w:hAnsi="Times New Roman" w:cs="Times New Roman"/>
          <w:sz w:val="24"/>
          <w:szCs w:val="24"/>
        </w:rPr>
        <w:t xml:space="preserve">y tools </w:t>
      </w:r>
      <w:r w:rsidRPr="005346B5">
        <w:rPr>
          <w:rFonts w:ascii="Times New Roman" w:hAnsi="Times New Roman" w:cs="Times New Roman"/>
          <w:sz w:val="24"/>
          <w:szCs w:val="24"/>
        </w:rPr>
        <w:t xml:space="preserve">tends to shift more toward R&amp;D, labor and skills development, supply chain coordination, and consumer-side demand stimulation (e.g., subsidies, trade fairs, </w:t>
      </w:r>
      <w:r w:rsidR="009062FF">
        <w:rPr>
          <w:rFonts w:ascii="Times New Roman" w:hAnsi="Times New Roman" w:cs="Times New Roman"/>
          <w:sz w:val="24"/>
          <w:szCs w:val="24"/>
        </w:rPr>
        <w:t xml:space="preserve">government </w:t>
      </w:r>
      <w:r w:rsidRPr="005346B5">
        <w:rPr>
          <w:rFonts w:ascii="Times New Roman" w:hAnsi="Times New Roman" w:cs="Times New Roman"/>
          <w:sz w:val="24"/>
          <w:szCs w:val="24"/>
        </w:rPr>
        <w:t xml:space="preserve">procurement). </w:t>
      </w:r>
    </w:p>
    <w:p w14:paraId="5609E95B" w14:textId="554A23EB" w:rsidR="005346B5" w:rsidRDefault="005346B5" w:rsidP="00FF72C5">
      <w:pPr>
        <w:rPr>
          <w:rFonts w:ascii="Times New Roman" w:hAnsi="Times New Roman" w:cs="Times New Roman"/>
          <w:sz w:val="24"/>
          <w:szCs w:val="24"/>
        </w:rPr>
      </w:pPr>
    </w:p>
    <w:p w14:paraId="1850E2BD" w14:textId="72172381" w:rsidR="005346B5" w:rsidRDefault="005346B5" w:rsidP="00FF72C5">
      <w:pPr>
        <w:rPr>
          <w:rFonts w:ascii="Times New Roman" w:hAnsi="Times New Roman" w:cs="Times New Roman"/>
          <w:sz w:val="24"/>
          <w:szCs w:val="24"/>
        </w:rPr>
      </w:pPr>
    </w:p>
    <w:p w14:paraId="57022D5A" w14:textId="77777777" w:rsidR="005346B5" w:rsidRPr="005346B5" w:rsidRDefault="005346B5" w:rsidP="00FF72C5">
      <w:pPr>
        <w:rPr>
          <w:rFonts w:ascii="Times New Roman" w:hAnsi="Times New Roman" w:cs="Times New Roman"/>
          <w:sz w:val="24"/>
          <w:szCs w:val="24"/>
        </w:rPr>
      </w:pPr>
    </w:p>
    <w:p w14:paraId="0CD5A86E" w14:textId="77777777" w:rsidR="00162976" w:rsidRDefault="00162976">
      <w:pPr>
        <w:rPr>
          <w:ins w:id="40" w:author="Gretchen Dykstra" w:date="2025-06-29T07:53:00Z"/>
          <w:rFonts w:ascii="Times New Roman" w:hAnsi="Times New Roman" w:cs="Times New Roman"/>
          <w:sz w:val="24"/>
          <w:szCs w:val="24"/>
        </w:rPr>
      </w:pPr>
      <w:ins w:id="41" w:author="Gretchen Dykstra" w:date="2025-06-29T07:53:00Z">
        <w:r>
          <w:rPr>
            <w:rFonts w:ascii="Times New Roman" w:hAnsi="Times New Roman" w:cs="Times New Roman"/>
            <w:sz w:val="24"/>
            <w:szCs w:val="24"/>
          </w:rPr>
          <w:br w:type="page"/>
        </w:r>
      </w:ins>
    </w:p>
    <w:p w14:paraId="12BD6F93" w14:textId="4D63E85A" w:rsidR="00046389" w:rsidRPr="005346B5" w:rsidRDefault="00046389" w:rsidP="00046389">
      <w:pPr>
        <w:jc w:val="center"/>
        <w:rPr>
          <w:rFonts w:ascii="Times New Roman" w:hAnsi="Times New Roman" w:cs="Times New Roman"/>
          <w:sz w:val="24"/>
          <w:szCs w:val="24"/>
        </w:rPr>
      </w:pPr>
      <w:r w:rsidRPr="005346B5">
        <w:rPr>
          <w:rFonts w:ascii="Times New Roman" w:hAnsi="Times New Roman" w:cs="Times New Roman"/>
          <w:sz w:val="24"/>
          <w:szCs w:val="24"/>
        </w:rPr>
        <w:lastRenderedPageBreak/>
        <w:t>Figure 2. Within-industry Change in Policy Tool and Implementation Method</w:t>
      </w:r>
    </w:p>
    <w:p w14:paraId="47627BCD" w14:textId="77777777" w:rsidR="005346B5" w:rsidRDefault="00046389" w:rsidP="005346B5">
      <w:pPr>
        <w:pStyle w:val="NormalWeb"/>
        <w:jc w:val="center"/>
        <w:rPr>
          <w:b/>
          <w:bCs/>
        </w:rPr>
      </w:pPr>
      <w:r w:rsidRPr="005346B5">
        <w:rPr>
          <w:noProof/>
        </w:rPr>
        <w:drawing>
          <wp:inline distT="0" distB="0" distL="0" distR="0" wp14:anchorId="4499E327" wp14:editId="718BDBB1">
            <wp:extent cx="3761117" cy="2735079"/>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85301" cy="2752666"/>
                    </a:xfrm>
                    <a:prstGeom prst="rect">
                      <a:avLst/>
                    </a:prstGeom>
                    <a:noFill/>
                    <a:ln>
                      <a:noFill/>
                    </a:ln>
                  </pic:spPr>
                </pic:pic>
              </a:graphicData>
            </a:graphic>
          </wp:inline>
        </w:drawing>
      </w:r>
    </w:p>
    <w:p w14:paraId="03FBF3F7" w14:textId="0F6C9EDE" w:rsidR="0020048D" w:rsidRPr="005346B5" w:rsidRDefault="00046389" w:rsidP="00B5485A">
      <w:pPr>
        <w:pStyle w:val="NormalWeb"/>
        <w:rPr>
          <w:b/>
          <w:bCs/>
        </w:rPr>
      </w:pPr>
      <w:r w:rsidRPr="005346B5">
        <w:rPr>
          <w:b/>
          <w:bCs/>
        </w:rPr>
        <w:t>As policy diffus</w:t>
      </w:r>
      <w:r w:rsidR="00DE79EE">
        <w:rPr>
          <w:b/>
          <w:bCs/>
        </w:rPr>
        <w:t>es</w:t>
      </w:r>
      <w:r w:rsidRPr="005346B5">
        <w:rPr>
          <w:b/>
          <w:bCs/>
        </w:rPr>
        <w:t xml:space="preserve"> across the </w:t>
      </w:r>
      <w:r w:rsidR="00DE79EE">
        <w:rPr>
          <w:b/>
          <w:bCs/>
        </w:rPr>
        <w:t>cities</w:t>
      </w:r>
      <w:r w:rsidRPr="005346B5">
        <w:rPr>
          <w:b/>
          <w:bCs/>
        </w:rPr>
        <w:t xml:space="preserve">, </w:t>
      </w:r>
      <w:r w:rsidR="00DE79EE">
        <w:rPr>
          <w:b/>
          <w:bCs/>
        </w:rPr>
        <w:t xml:space="preserve">local </w:t>
      </w:r>
      <w:r w:rsidRPr="005346B5">
        <w:rPr>
          <w:b/>
          <w:bCs/>
        </w:rPr>
        <w:t xml:space="preserve">protectionism </w:t>
      </w:r>
      <w:del w:id="42" w:author="Gretchen Dykstra" w:date="2025-06-29T07:57:00Z">
        <w:r w:rsidRPr="005346B5" w:rsidDel="00562F3B">
          <w:rPr>
            <w:b/>
            <w:bCs/>
          </w:rPr>
          <w:delText>a</w:delText>
        </w:r>
      </w:del>
      <w:r w:rsidRPr="005346B5">
        <w:rPr>
          <w:b/>
          <w:bCs/>
        </w:rPr>
        <w:t>rise</w:t>
      </w:r>
      <w:r w:rsidR="00DE79EE">
        <w:rPr>
          <w:b/>
          <w:bCs/>
        </w:rPr>
        <w:t>s</w:t>
      </w:r>
      <w:r w:rsidRPr="005346B5">
        <w:rPr>
          <w:b/>
          <w:bCs/>
        </w:rPr>
        <w:t xml:space="preserve"> and </w:t>
      </w:r>
      <w:r w:rsidR="00DE79EE">
        <w:rPr>
          <w:b/>
          <w:bCs/>
        </w:rPr>
        <w:t xml:space="preserve">policy </w:t>
      </w:r>
      <w:r w:rsidRPr="005346B5">
        <w:rPr>
          <w:b/>
          <w:bCs/>
        </w:rPr>
        <w:t>effectiveness decline</w:t>
      </w:r>
      <w:r w:rsidR="00DE79EE">
        <w:rPr>
          <w:b/>
          <w:bCs/>
        </w:rPr>
        <w:t>s</w:t>
      </w:r>
      <w:del w:id="43" w:author="Gretchen Dykstra" w:date="2025-06-29T07:57:00Z">
        <w:r w:rsidR="00DE79EE" w:rsidDel="0041769E">
          <w:rPr>
            <w:b/>
            <w:bCs/>
          </w:rPr>
          <w:delText>.</w:delText>
        </w:r>
      </w:del>
    </w:p>
    <w:p w14:paraId="6D42C271" w14:textId="0E0C6320" w:rsidR="009D567A" w:rsidRPr="005346B5" w:rsidRDefault="006F33D5" w:rsidP="009D567A">
      <w:pPr>
        <w:rPr>
          <w:rFonts w:ascii="Times New Roman" w:hAnsi="Times New Roman" w:cs="Times New Roman"/>
          <w:sz w:val="24"/>
          <w:szCs w:val="24"/>
        </w:rPr>
      </w:pPr>
      <w:r w:rsidRPr="005346B5">
        <w:rPr>
          <w:rFonts w:ascii="Times New Roman" w:hAnsi="Times New Roman" w:cs="Times New Roman"/>
          <w:sz w:val="24"/>
          <w:szCs w:val="24"/>
        </w:rPr>
        <w:t xml:space="preserve">To evaluate </w:t>
      </w:r>
      <w:r>
        <w:rPr>
          <w:rFonts w:ascii="Times New Roman" w:hAnsi="Times New Roman" w:cs="Times New Roman"/>
          <w:sz w:val="24"/>
          <w:szCs w:val="24"/>
        </w:rPr>
        <w:t xml:space="preserve">the policy </w:t>
      </w:r>
      <w:r w:rsidRPr="005346B5">
        <w:rPr>
          <w:rFonts w:ascii="Times New Roman" w:hAnsi="Times New Roman" w:cs="Times New Roman"/>
          <w:sz w:val="24"/>
          <w:szCs w:val="24"/>
        </w:rPr>
        <w:t xml:space="preserve">effectiveness, we match industrial policy exposure with firm-level outcomes. </w:t>
      </w:r>
      <w:r>
        <w:rPr>
          <w:rFonts w:ascii="Times New Roman" w:hAnsi="Times New Roman" w:cs="Times New Roman"/>
          <w:sz w:val="24"/>
          <w:szCs w:val="24"/>
        </w:rPr>
        <w:t xml:space="preserve">On average, </w:t>
      </w:r>
      <w:del w:id="44" w:author="Gretchen Dykstra" w:date="2025-06-29T07:57:00Z">
        <w:r w:rsidRPr="005346B5" w:rsidDel="006435CD">
          <w:rPr>
            <w:rFonts w:ascii="Times New Roman" w:hAnsi="Times New Roman" w:cs="Times New Roman"/>
            <w:sz w:val="24"/>
            <w:szCs w:val="24"/>
          </w:rPr>
          <w:delText xml:space="preserve">Firms </w:delText>
        </w:r>
      </w:del>
      <w:ins w:id="45" w:author="Gretchen Dykstra" w:date="2025-06-29T07:57:00Z">
        <w:r w:rsidR="006435CD">
          <w:rPr>
            <w:rFonts w:ascii="Times New Roman" w:hAnsi="Times New Roman" w:cs="Times New Roman"/>
            <w:sz w:val="24"/>
            <w:szCs w:val="24"/>
          </w:rPr>
          <w:t>f</w:t>
        </w:r>
        <w:r w:rsidR="006435CD" w:rsidRPr="005346B5">
          <w:rPr>
            <w:rFonts w:ascii="Times New Roman" w:hAnsi="Times New Roman" w:cs="Times New Roman"/>
            <w:sz w:val="24"/>
            <w:szCs w:val="24"/>
          </w:rPr>
          <w:t xml:space="preserve">irms </w:t>
        </w:r>
      </w:ins>
      <w:r w:rsidRPr="005346B5">
        <w:rPr>
          <w:rFonts w:ascii="Times New Roman" w:hAnsi="Times New Roman" w:cs="Times New Roman"/>
          <w:sz w:val="24"/>
          <w:szCs w:val="24"/>
        </w:rPr>
        <w:t xml:space="preserve">in targeted sectors enjoy monetary benefits, including </w:t>
      </w:r>
      <w:r>
        <w:rPr>
          <w:rFonts w:ascii="Times New Roman" w:hAnsi="Times New Roman" w:cs="Times New Roman"/>
          <w:sz w:val="24"/>
          <w:szCs w:val="24"/>
        </w:rPr>
        <w:t xml:space="preserve">more </w:t>
      </w:r>
      <w:r w:rsidRPr="005346B5">
        <w:rPr>
          <w:rFonts w:ascii="Times New Roman" w:hAnsi="Times New Roman" w:cs="Times New Roman"/>
          <w:sz w:val="24"/>
          <w:szCs w:val="24"/>
        </w:rPr>
        <w:t xml:space="preserve">subsidies, </w:t>
      </w:r>
      <w:r>
        <w:rPr>
          <w:rFonts w:ascii="Times New Roman" w:hAnsi="Times New Roman" w:cs="Times New Roman"/>
          <w:sz w:val="24"/>
          <w:szCs w:val="24"/>
        </w:rPr>
        <w:t xml:space="preserve">higher </w:t>
      </w:r>
      <w:r w:rsidRPr="005346B5">
        <w:rPr>
          <w:rFonts w:ascii="Times New Roman" w:hAnsi="Times New Roman" w:cs="Times New Roman"/>
          <w:sz w:val="24"/>
          <w:szCs w:val="24"/>
        </w:rPr>
        <w:t xml:space="preserve">tax deductions, and </w:t>
      </w:r>
      <w:r>
        <w:rPr>
          <w:rFonts w:ascii="Times New Roman" w:hAnsi="Times New Roman" w:cs="Times New Roman"/>
          <w:sz w:val="24"/>
          <w:szCs w:val="24"/>
        </w:rPr>
        <w:t xml:space="preserve">better </w:t>
      </w:r>
      <w:r w:rsidRPr="005346B5">
        <w:rPr>
          <w:rFonts w:ascii="Times New Roman" w:hAnsi="Times New Roman" w:cs="Times New Roman"/>
          <w:sz w:val="24"/>
          <w:szCs w:val="24"/>
        </w:rPr>
        <w:t xml:space="preserve">access to finance. </w:t>
      </w:r>
      <w:r>
        <w:rPr>
          <w:rFonts w:ascii="Times New Roman" w:hAnsi="Times New Roman" w:cs="Times New Roman"/>
          <w:sz w:val="24"/>
          <w:szCs w:val="24"/>
        </w:rPr>
        <w:t>T</w:t>
      </w:r>
      <w:r w:rsidRPr="005346B5">
        <w:rPr>
          <w:rFonts w:ascii="Times New Roman" w:hAnsi="Times New Roman" w:cs="Times New Roman"/>
          <w:sz w:val="24"/>
          <w:szCs w:val="24"/>
        </w:rPr>
        <w:t>hese translate into higher firm entry rates</w:t>
      </w:r>
      <w:r w:rsidRPr="00220F99">
        <w:rPr>
          <w:rFonts w:ascii="Times New Roman" w:hAnsi="Times New Roman" w:cs="Times New Roman"/>
          <w:sz w:val="24"/>
          <w:szCs w:val="24"/>
        </w:rPr>
        <w:t xml:space="preserve">, and a positive but short-lived </w:t>
      </w:r>
      <w:r>
        <w:rPr>
          <w:rFonts w:ascii="Times New Roman" w:hAnsi="Times New Roman" w:cs="Times New Roman"/>
          <w:sz w:val="24"/>
          <w:szCs w:val="24"/>
        </w:rPr>
        <w:t>association</w:t>
      </w:r>
      <w:r w:rsidRPr="00220F99">
        <w:rPr>
          <w:rFonts w:ascii="Times New Roman" w:hAnsi="Times New Roman" w:cs="Times New Roman"/>
          <w:sz w:val="24"/>
          <w:szCs w:val="24"/>
        </w:rPr>
        <w:t xml:space="preserve"> </w:t>
      </w:r>
      <w:r>
        <w:rPr>
          <w:rFonts w:ascii="Times New Roman" w:hAnsi="Times New Roman" w:cs="Times New Roman"/>
          <w:sz w:val="24"/>
          <w:szCs w:val="24"/>
        </w:rPr>
        <w:t>with firm</w:t>
      </w:r>
      <w:r w:rsidRPr="00220F99">
        <w:rPr>
          <w:rFonts w:ascii="Times New Roman" w:hAnsi="Times New Roman" w:cs="Times New Roman"/>
          <w:sz w:val="24"/>
          <w:szCs w:val="24"/>
        </w:rPr>
        <w:t xml:space="preserve"> productivity</w:t>
      </w:r>
      <w:r w:rsidRPr="005346B5">
        <w:rPr>
          <w:rFonts w:ascii="Times New Roman" w:hAnsi="Times New Roman" w:cs="Times New Roman"/>
          <w:sz w:val="24"/>
          <w:szCs w:val="24"/>
        </w:rPr>
        <w:t>.</w:t>
      </w:r>
    </w:p>
    <w:p w14:paraId="352A6A01" w14:textId="77777777" w:rsidR="009D567A" w:rsidRPr="005346B5" w:rsidRDefault="009D567A" w:rsidP="009D567A">
      <w:pPr>
        <w:jc w:val="center"/>
        <w:rPr>
          <w:rFonts w:ascii="Times New Roman" w:hAnsi="Times New Roman" w:cs="Times New Roman"/>
          <w:sz w:val="24"/>
          <w:szCs w:val="24"/>
        </w:rPr>
      </w:pPr>
      <w:r w:rsidRPr="005346B5">
        <w:rPr>
          <w:rFonts w:ascii="Times New Roman" w:hAnsi="Times New Roman" w:cs="Times New Roman"/>
          <w:sz w:val="24"/>
          <w:szCs w:val="24"/>
        </w:rPr>
        <w:t>Figure 3. Policy Sector Similarity and Local Protectionism</w:t>
      </w:r>
    </w:p>
    <w:p w14:paraId="37317311" w14:textId="77777777" w:rsidR="009D567A" w:rsidRPr="005346B5" w:rsidRDefault="009D567A" w:rsidP="009D567A">
      <w:pPr>
        <w:pStyle w:val="NormalWeb"/>
        <w:jc w:val="center"/>
      </w:pPr>
      <w:r w:rsidRPr="005346B5">
        <w:rPr>
          <w:noProof/>
        </w:rPr>
        <w:drawing>
          <wp:inline distT="0" distB="0" distL="0" distR="0" wp14:anchorId="7F1830AF" wp14:editId="5E109DC9">
            <wp:extent cx="3314700" cy="2410447"/>
            <wp:effectExtent l="0" t="0" r="0" b="9525"/>
            <wp:docPr id="5" name="Picture 5"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23707" cy="2416997"/>
                    </a:xfrm>
                    <a:prstGeom prst="rect">
                      <a:avLst/>
                    </a:prstGeom>
                    <a:noFill/>
                    <a:ln>
                      <a:noFill/>
                    </a:ln>
                  </pic:spPr>
                </pic:pic>
              </a:graphicData>
            </a:graphic>
          </wp:inline>
        </w:drawing>
      </w:r>
    </w:p>
    <w:p w14:paraId="60B40019" w14:textId="77777777" w:rsidR="009D567A" w:rsidRPr="005346B5" w:rsidRDefault="009D567A" w:rsidP="006F33D5">
      <w:pPr>
        <w:rPr>
          <w:rFonts w:ascii="Times New Roman" w:hAnsi="Times New Roman" w:cs="Times New Roman"/>
          <w:sz w:val="24"/>
          <w:szCs w:val="24"/>
        </w:rPr>
      </w:pPr>
    </w:p>
    <w:p w14:paraId="773CBC30" w14:textId="7C307526" w:rsidR="0043064C" w:rsidRDefault="00046389" w:rsidP="00FF72C5">
      <w:pPr>
        <w:rPr>
          <w:rFonts w:ascii="Times New Roman" w:hAnsi="Times New Roman" w:cs="Times New Roman"/>
          <w:sz w:val="24"/>
          <w:szCs w:val="24"/>
        </w:rPr>
      </w:pPr>
      <w:r w:rsidRPr="005346B5">
        <w:rPr>
          <w:rFonts w:ascii="Times New Roman" w:hAnsi="Times New Roman" w:cs="Times New Roman"/>
          <w:sz w:val="24"/>
          <w:szCs w:val="24"/>
        </w:rPr>
        <w:lastRenderedPageBreak/>
        <w:t xml:space="preserve">Yet imitation has costs. </w:t>
      </w:r>
      <w:r w:rsidR="00DE79EE">
        <w:rPr>
          <w:rFonts w:ascii="Times New Roman" w:hAnsi="Times New Roman" w:cs="Times New Roman"/>
          <w:sz w:val="24"/>
          <w:szCs w:val="24"/>
        </w:rPr>
        <w:t>Our</w:t>
      </w:r>
      <w:r w:rsidR="00DE79EE" w:rsidRPr="005346B5">
        <w:rPr>
          <w:rFonts w:ascii="Times New Roman" w:hAnsi="Times New Roman" w:cs="Times New Roman"/>
          <w:sz w:val="24"/>
          <w:szCs w:val="24"/>
        </w:rPr>
        <w:t xml:space="preserve"> </w:t>
      </w:r>
      <w:r w:rsidR="003374C8" w:rsidRPr="005346B5">
        <w:rPr>
          <w:rFonts w:ascii="Times New Roman" w:hAnsi="Times New Roman" w:cs="Times New Roman"/>
          <w:sz w:val="24"/>
          <w:szCs w:val="24"/>
        </w:rPr>
        <w:t>analysis shows that cities in China often adopt similar industrial policies—especially cities within the same province—leading to duplication, inefficient competition, and overcapacity. This policy overlap, measured by the cosine similarity of the policy vectors between each city pair, is linked to growing local protectionism: firms trade more with other firms within the city, as shown in Figure 3.</w:t>
      </w:r>
    </w:p>
    <w:p w14:paraId="306D66CE" w14:textId="06564EDF" w:rsidR="009D567A" w:rsidRDefault="009D567A" w:rsidP="009D567A">
      <w:pPr>
        <w:rPr>
          <w:rFonts w:ascii="Times New Roman" w:hAnsi="Times New Roman" w:cs="Times New Roman"/>
          <w:sz w:val="24"/>
          <w:szCs w:val="24"/>
        </w:rPr>
      </w:pPr>
      <w:r w:rsidRPr="005346B5">
        <w:rPr>
          <w:rFonts w:ascii="Times New Roman" w:hAnsi="Times New Roman" w:cs="Times New Roman"/>
          <w:sz w:val="24"/>
          <w:szCs w:val="24"/>
        </w:rPr>
        <w:t>We also provide empirical evidence that imitating the sectors supported by pioneering cities is often ineffective or even counterproductive. Further examining the mechanism behind the ineffectiveness of policy diffusion, we find that as policies diffuse across regions, policy followers are less savvy in the choice</w:t>
      </w:r>
      <w:r>
        <w:rPr>
          <w:rFonts w:ascii="Times New Roman" w:hAnsi="Times New Roman" w:cs="Times New Roman"/>
          <w:sz w:val="24"/>
          <w:szCs w:val="24"/>
        </w:rPr>
        <w:t>s</w:t>
      </w:r>
      <w:r w:rsidRPr="005346B5">
        <w:rPr>
          <w:rFonts w:ascii="Times New Roman" w:hAnsi="Times New Roman" w:cs="Times New Roman"/>
          <w:sz w:val="24"/>
          <w:szCs w:val="24"/>
        </w:rPr>
        <w:t xml:space="preserve"> of the target industry, </w:t>
      </w:r>
      <w:r>
        <w:rPr>
          <w:rFonts w:ascii="Times New Roman" w:hAnsi="Times New Roman" w:cs="Times New Roman"/>
          <w:sz w:val="24"/>
          <w:szCs w:val="24"/>
        </w:rPr>
        <w:t xml:space="preserve">the </w:t>
      </w:r>
      <w:r w:rsidRPr="005346B5">
        <w:rPr>
          <w:rFonts w:ascii="Times New Roman" w:hAnsi="Times New Roman" w:cs="Times New Roman"/>
          <w:sz w:val="24"/>
          <w:szCs w:val="24"/>
        </w:rPr>
        <w:t xml:space="preserve">policy tools, and </w:t>
      </w:r>
      <w:r>
        <w:rPr>
          <w:rFonts w:ascii="Times New Roman" w:hAnsi="Times New Roman" w:cs="Times New Roman"/>
          <w:sz w:val="24"/>
          <w:szCs w:val="24"/>
        </w:rPr>
        <w:t xml:space="preserve">the </w:t>
      </w:r>
      <w:r w:rsidRPr="005346B5">
        <w:rPr>
          <w:rFonts w:ascii="Times New Roman" w:hAnsi="Times New Roman" w:cs="Times New Roman"/>
          <w:sz w:val="24"/>
          <w:szCs w:val="24"/>
        </w:rPr>
        <w:t xml:space="preserve">implementation methods, and </w:t>
      </w:r>
      <w:ins w:id="46" w:author="Gretchen Dykstra" w:date="2025-06-29T07:58:00Z">
        <w:r w:rsidR="00FC32EF">
          <w:rPr>
            <w:rFonts w:ascii="Times New Roman" w:hAnsi="Times New Roman" w:cs="Times New Roman"/>
            <w:sz w:val="24"/>
            <w:szCs w:val="24"/>
          </w:rPr>
          <w:t xml:space="preserve">are </w:t>
        </w:r>
      </w:ins>
      <w:r w:rsidRPr="005346B5">
        <w:rPr>
          <w:rFonts w:ascii="Times New Roman" w:hAnsi="Times New Roman" w:cs="Times New Roman"/>
          <w:sz w:val="24"/>
          <w:szCs w:val="24"/>
        </w:rPr>
        <w:t>more likely to follow the upper-level governments</w:t>
      </w:r>
      <w:r>
        <w:rPr>
          <w:rFonts w:ascii="Times New Roman" w:hAnsi="Times New Roman" w:cs="Times New Roman"/>
          <w:sz w:val="24"/>
          <w:szCs w:val="24"/>
        </w:rPr>
        <w:t>’</w:t>
      </w:r>
      <w:r w:rsidRPr="005346B5">
        <w:rPr>
          <w:rFonts w:ascii="Times New Roman" w:hAnsi="Times New Roman" w:cs="Times New Roman"/>
          <w:sz w:val="24"/>
          <w:szCs w:val="24"/>
        </w:rPr>
        <w:t xml:space="preserve"> practice</w:t>
      </w:r>
      <w:r>
        <w:rPr>
          <w:rFonts w:ascii="Times New Roman" w:hAnsi="Times New Roman" w:cs="Times New Roman"/>
          <w:sz w:val="24"/>
          <w:szCs w:val="24"/>
        </w:rPr>
        <w:t>s</w:t>
      </w:r>
      <w:r w:rsidRPr="005346B5">
        <w:rPr>
          <w:rFonts w:ascii="Times New Roman" w:hAnsi="Times New Roman" w:cs="Times New Roman"/>
          <w:sz w:val="24"/>
          <w:szCs w:val="24"/>
        </w:rPr>
        <w:t xml:space="preserve">. </w:t>
      </w:r>
    </w:p>
    <w:p w14:paraId="652B0E90" w14:textId="573BAB97" w:rsidR="005346B5" w:rsidRPr="005346B5" w:rsidRDefault="009D567A" w:rsidP="00046389">
      <w:pPr>
        <w:rPr>
          <w:rFonts w:ascii="Times New Roman" w:hAnsi="Times New Roman" w:cs="Times New Roman"/>
          <w:sz w:val="24"/>
          <w:szCs w:val="24"/>
        </w:rPr>
      </w:pPr>
      <w:r w:rsidRPr="005346B5">
        <w:rPr>
          <w:rFonts w:ascii="Times New Roman" w:hAnsi="Times New Roman" w:cs="Times New Roman"/>
          <w:sz w:val="24"/>
          <w:szCs w:val="24"/>
        </w:rPr>
        <w:t xml:space="preserve">This suggests that industrial policy is </w:t>
      </w:r>
      <w:ins w:id="47" w:author="Gretchen Dykstra" w:date="2025-06-29T08:03:00Z">
        <w:r w:rsidR="001E6BF4">
          <w:rPr>
            <w:rFonts w:ascii="Times New Roman" w:hAnsi="Times New Roman" w:cs="Times New Roman"/>
            <w:sz w:val="24"/>
            <w:szCs w:val="24"/>
          </w:rPr>
          <w:t xml:space="preserve">a </w:t>
        </w:r>
      </w:ins>
      <w:r w:rsidRPr="005346B5">
        <w:rPr>
          <w:rFonts w:ascii="Times New Roman" w:hAnsi="Times New Roman" w:cs="Times New Roman"/>
          <w:sz w:val="24"/>
          <w:szCs w:val="24"/>
        </w:rPr>
        <w:t>far more complex</w:t>
      </w:r>
      <w:ins w:id="48" w:author="Gretchen Dykstra" w:date="2025-06-29T08:03:00Z">
        <w:r w:rsidR="001E6BF4">
          <w:rPr>
            <w:rFonts w:ascii="Times New Roman" w:hAnsi="Times New Roman" w:cs="Times New Roman"/>
            <w:sz w:val="24"/>
            <w:szCs w:val="24"/>
          </w:rPr>
          <w:t xml:space="preserve"> matter</w:t>
        </w:r>
      </w:ins>
      <w:r w:rsidRPr="005346B5">
        <w:rPr>
          <w:rFonts w:ascii="Times New Roman" w:hAnsi="Times New Roman" w:cs="Times New Roman"/>
          <w:sz w:val="24"/>
          <w:szCs w:val="24"/>
        </w:rPr>
        <w:t xml:space="preserve"> than just </w:t>
      </w:r>
      <w:del w:id="49" w:author="Gretchen Dykstra" w:date="2025-06-29T07:59:00Z">
        <w:r w:rsidRPr="005346B5" w:rsidDel="00C47950">
          <w:rPr>
            <w:rFonts w:ascii="Times New Roman" w:hAnsi="Times New Roman" w:cs="Times New Roman"/>
            <w:sz w:val="24"/>
            <w:szCs w:val="24"/>
          </w:rPr>
          <w:delText xml:space="preserve">a matter of </w:delText>
        </w:r>
      </w:del>
      <w:r w:rsidRPr="005346B5">
        <w:rPr>
          <w:rFonts w:ascii="Times New Roman" w:hAnsi="Times New Roman" w:cs="Times New Roman"/>
          <w:sz w:val="24"/>
          <w:szCs w:val="24"/>
        </w:rPr>
        <w:t>copying successful models</w:t>
      </w:r>
      <w:del w:id="50" w:author="Gretchen Dykstra" w:date="2025-06-29T07:59:00Z">
        <w:r w:rsidRPr="005346B5" w:rsidDel="00E109A7">
          <w:rPr>
            <w:rFonts w:ascii="Times New Roman" w:hAnsi="Times New Roman" w:cs="Times New Roman"/>
            <w:sz w:val="24"/>
            <w:szCs w:val="24"/>
          </w:rPr>
          <w:delText>---</w:delText>
        </w:r>
      </w:del>
      <w:ins w:id="51" w:author="Gretchen Dykstra" w:date="2025-06-29T07:59:00Z">
        <w:r w:rsidR="00E109A7">
          <w:rPr>
            <w:rFonts w:ascii="Times New Roman" w:hAnsi="Times New Roman" w:cs="Times New Roman"/>
            <w:sz w:val="24"/>
            <w:szCs w:val="24"/>
          </w:rPr>
          <w:t>—</w:t>
        </w:r>
      </w:ins>
      <w:r w:rsidRPr="005346B5">
        <w:rPr>
          <w:rFonts w:ascii="Times New Roman" w:hAnsi="Times New Roman" w:cs="Times New Roman"/>
          <w:sz w:val="24"/>
          <w:szCs w:val="24"/>
        </w:rPr>
        <w:t>it requires careful adaptation to local conditions</w:t>
      </w:r>
      <w:ins w:id="52" w:author="Gretchen Dykstra" w:date="2025-06-29T09:19:00Z">
        <w:r w:rsidR="00550F5B">
          <w:rPr>
            <w:rFonts w:ascii="Times New Roman" w:hAnsi="Times New Roman" w:cs="Times New Roman"/>
            <w:sz w:val="24"/>
            <w:szCs w:val="24"/>
          </w:rPr>
          <w:t>,</w:t>
        </w:r>
      </w:ins>
      <w:r w:rsidRPr="005346B5">
        <w:rPr>
          <w:rFonts w:ascii="Times New Roman" w:hAnsi="Times New Roman" w:cs="Times New Roman"/>
          <w:sz w:val="24"/>
          <w:szCs w:val="24"/>
        </w:rPr>
        <w:t xml:space="preserve"> </w:t>
      </w:r>
      <w:r>
        <w:rPr>
          <w:rFonts w:ascii="Times New Roman" w:hAnsi="Times New Roman" w:cs="Times New Roman"/>
          <w:sz w:val="24"/>
          <w:szCs w:val="24"/>
        </w:rPr>
        <w:t xml:space="preserve">including </w:t>
      </w:r>
      <w:del w:id="53" w:author="Gretchen Dykstra" w:date="2025-06-29T09:19:00Z">
        <w:r w:rsidDel="00550F5B">
          <w:rPr>
            <w:rFonts w:ascii="Times New Roman" w:hAnsi="Times New Roman" w:cs="Times New Roman"/>
            <w:sz w:val="24"/>
            <w:szCs w:val="24"/>
          </w:rPr>
          <w:delText xml:space="preserve">the </w:delText>
        </w:r>
      </w:del>
      <w:r>
        <w:rPr>
          <w:rFonts w:ascii="Times New Roman" w:hAnsi="Times New Roman" w:cs="Times New Roman"/>
          <w:sz w:val="24"/>
          <w:szCs w:val="24"/>
        </w:rPr>
        <w:t>local</w:t>
      </w:r>
      <w:r w:rsidRPr="005346B5">
        <w:rPr>
          <w:rFonts w:ascii="Times New Roman" w:hAnsi="Times New Roman" w:cs="Times New Roman"/>
          <w:sz w:val="24"/>
          <w:szCs w:val="24"/>
        </w:rPr>
        <w:t xml:space="preserve"> administrative and fiscal capacity. In addition, </w:t>
      </w:r>
      <w:r>
        <w:rPr>
          <w:rFonts w:ascii="Times New Roman" w:hAnsi="Times New Roman" w:cs="Times New Roman" w:hint="eastAsia"/>
          <w:sz w:val="24"/>
          <w:szCs w:val="24"/>
        </w:rPr>
        <w:t>it</w:t>
      </w:r>
      <w:r w:rsidRPr="005346B5">
        <w:rPr>
          <w:rFonts w:ascii="Times New Roman" w:hAnsi="Times New Roman" w:cs="Times New Roman"/>
          <w:sz w:val="24"/>
          <w:szCs w:val="24"/>
        </w:rPr>
        <w:t xml:space="preserve"> highlights the challenges in coordinating policies to</w:t>
      </w:r>
      <w:r>
        <w:rPr>
          <w:rFonts w:ascii="Times New Roman" w:hAnsi="Times New Roman" w:cs="Times New Roman"/>
          <w:sz w:val="24"/>
          <w:szCs w:val="24"/>
        </w:rPr>
        <w:t>,</w:t>
      </w:r>
      <w:r w:rsidRPr="005346B5">
        <w:rPr>
          <w:rFonts w:ascii="Times New Roman" w:hAnsi="Times New Roman" w:cs="Times New Roman"/>
          <w:sz w:val="24"/>
          <w:szCs w:val="24"/>
        </w:rPr>
        <w:t xml:space="preserve"> on the one hand, incentivize local governments to boost entries to a target sector, and</w:t>
      </w:r>
      <w:r>
        <w:rPr>
          <w:rFonts w:ascii="Times New Roman" w:hAnsi="Times New Roman" w:cs="Times New Roman"/>
          <w:sz w:val="24"/>
          <w:szCs w:val="24"/>
        </w:rPr>
        <w:t xml:space="preserve"> on the other hand,</w:t>
      </w:r>
      <w:r w:rsidRPr="005346B5">
        <w:rPr>
          <w:rFonts w:ascii="Times New Roman" w:hAnsi="Times New Roman" w:cs="Times New Roman"/>
          <w:sz w:val="24"/>
          <w:szCs w:val="24"/>
        </w:rPr>
        <w:t xml:space="preserve"> to avoid protectionism and overcapacity from overly similar policies and excessive entries.</w:t>
      </w:r>
    </w:p>
    <w:p w14:paraId="0BC04CA5" w14:textId="46459FD7" w:rsidR="00046389" w:rsidRPr="005346B5" w:rsidRDefault="00046389" w:rsidP="00046389">
      <w:pPr>
        <w:rPr>
          <w:rFonts w:ascii="Times New Roman" w:hAnsi="Times New Roman" w:cs="Times New Roman"/>
          <w:b/>
          <w:bCs/>
          <w:sz w:val="24"/>
          <w:szCs w:val="24"/>
        </w:rPr>
      </w:pPr>
      <w:r w:rsidRPr="005346B5">
        <w:rPr>
          <w:rFonts w:ascii="Times New Roman" w:hAnsi="Times New Roman" w:cs="Times New Roman"/>
          <w:b/>
          <w:bCs/>
          <w:sz w:val="24"/>
          <w:szCs w:val="24"/>
        </w:rPr>
        <w:t>Conclusion</w:t>
      </w:r>
    </w:p>
    <w:p w14:paraId="6E81E271" w14:textId="51AD2E12" w:rsidR="00046389" w:rsidRPr="005346B5" w:rsidRDefault="00046389" w:rsidP="00046389">
      <w:pPr>
        <w:rPr>
          <w:rFonts w:ascii="Times New Roman" w:hAnsi="Times New Roman" w:cs="Times New Roman"/>
          <w:sz w:val="24"/>
          <w:szCs w:val="24"/>
        </w:rPr>
      </w:pPr>
      <w:r w:rsidRPr="005346B5">
        <w:rPr>
          <w:rFonts w:ascii="Times New Roman" w:hAnsi="Times New Roman" w:cs="Times New Roman"/>
          <w:sz w:val="24"/>
          <w:szCs w:val="24"/>
        </w:rPr>
        <w:t>Our study provides the first large-scale, structured</w:t>
      </w:r>
      <w:r w:rsidR="00DE79EE">
        <w:rPr>
          <w:rFonts w:ascii="Times New Roman" w:hAnsi="Times New Roman" w:cs="Times New Roman"/>
          <w:sz w:val="24"/>
          <w:szCs w:val="24"/>
        </w:rPr>
        <w:t>, and granular</w:t>
      </w:r>
      <w:r w:rsidRPr="005346B5">
        <w:rPr>
          <w:rFonts w:ascii="Times New Roman" w:hAnsi="Times New Roman" w:cs="Times New Roman"/>
          <w:sz w:val="24"/>
          <w:szCs w:val="24"/>
        </w:rPr>
        <w:t xml:space="preserve"> portrait of </w:t>
      </w:r>
      <w:del w:id="54" w:author="Gretchen Dykstra" w:date="2025-06-29T09:20:00Z">
        <w:r w:rsidR="00DE79EE" w:rsidDel="00550F5B">
          <w:rPr>
            <w:rFonts w:ascii="Times New Roman" w:hAnsi="Times New Roman" w:cs="Times New Roman"/>
            <w:sz w:val="24"/>
            <w:szCs w:val="24"/>
          </w:rPr>
          <w:delText xml:space="preserve">the </w:delText>
        </w:r>
      </w:del>
      <w:r w:rsidRPr="005346B5">
        <w:rPr>
          <w:rFonts w:ascii="Times New Roman" w:hAnsi="Times New Roman" w:cs="Times New Roman"/>
          <w:sz w:val="24"/>
          <w:szCs w:val="24"/>
        </w:rPr>
        <w:t xml:space="preserve">industrial policy practice across all levels of China’s government. Using LLMs to decode policy documents, we uncover how sector choices, toolkits, and policy dynamics are shaped by </w:t>
      </w:r>
      <w:r w:rsidR="00DE79EE">
        <w:rPr>
          <w:rFonts w:ascii="Times New Roman" w:hAnsi="Times New Roman" w:cs="Times New Roman"/>
          <w:sz w:val="24"/>
          <w:szCs w:val="24"/>
        </w:rPr>
        <w:t xml:space="preserve">local </w:t>
      </w:r>
      <w:r w:rsidRPr="005346B5">
        <w:rPr>
          <w:rFonts w:ascii="Times New Roman" w:hAnsi="Times New Roman" w:cs="Times New Roman"/>
          <w:sz w:val="24"/>
          <w:szCs w:val="24"/>
        </w:rPr>
        <w:t>economic fundamentals, administrative capacity, and political incentives.</w:t>
      </w:r>
    </w:p>
    <w:p w14:paraId="0C919F40" w14:textId="6C8CFB1E" w:rsidR="0043064C" w:rsidRPr="005346B5" w:rsidRDefault="00046389" w:rsidP="00046389">
      <w:pPr>
        <w:rPr>
          <w:rFonts w:ascii="Times New Roman" w:hAnsi="Times New Roman" w:cs="Times New Roman"/>
          <w:sz w:val="24"/>
          <w:szCs w:val="24"/>
        </w:rPr>
      </w:pPr>
      <w:r w:rsidRPr="005346B5">
        <w:rPr>
          <w:rFonts w:ascii="Times New Roman" w:hAnsi="Times New Roman" w:cs="Times New Roman"/>
          <w:sz w:val="24"/>
          <w:szCs w:val="24"/>
        </w:rPr>
        <w:t>The findings underscore that industrial policy is neither monolithic nor static. Its effectiveness depends critically on implementation detail, regional context, and the ability of local governments to adapt rather than</w:t>
      </w:r>
      <w:r w:rsidR="006F33D5">
        <w:rPr>
          <w:rFonts w:ascii="Times New Roman" w:hAnsi="Times New Roman" w:cs="Times New Roman"/>
          <w:sz w:val="24"/>
          <w:szCs w:val="24"/>
        </w:rPr>
        <w:t xml:space="preserve"> </w:t>
      </w:r>
      <w:r w:rsidR="00764A2F">
        <w:rPr>
          <w:rFonts w:ascii="Times New Roman" w:hAnsi="Times New Roman" w:cs="Times New Roman"/>
          <w:sz w:val="24"/>
          <w:szCs w:val="24"/>
        </w:rPr>
        <w:t>simply</w:t>
      </w:r>
      <w:r w:rsidRPr="005346B5">
        <w:rPr>
          <w:rFonts w:ascii="Times New Roman" w:hAnsi="Times New Roman" w:cs="Times New Roman"/>
          <w:sz w:val="24"/>
          <w:szCs w:val="24"/>
        </w:rPr>
        <w:t xml:space="preserve"> copy. For researchers and policymakers alike, understanding how industrial policy works on the ground is crucial to assessing its true potential.</w:t>
      </w:r>
    </w:p>
    <w:p w14:paraId="71AC1336" w14:textId="77777777" w:rsidR="005346B5" w:rsidRPr="005346B5" w:rsidRDefault="005346B5" w:rsidP="00046389">
      <w:pPr>
        <w:rPr>
          <w:rFonts w:ascii="Times New Roman" w:hAnsi="Times New Roman" w:cs="Times New Roman"/>
          <w:sz w:val="24"/>
          <w:szCs w:val="24"/>
        </w:rPr>
      </w:pPr>
    </w:p>
    <w:p w14:paraId="6D095956" w14:textId="7169ECE9" w:rsidR="005346B5" w:rsidRPr="005346B5" w:rsidRDefault="005346B5" w:rsidP="00046389">
      <w:pPr>
        <w:rPr>
          <w:rFonts w:ascii="Times New Roman" w:hAnsi="Times New Roman" w:cs="Times New Roman"/>
          <w:b/>
          <w:bCs/>
          <w:color w:val="333333"/>
          <w:sz w:val="24"/>
          <w:szCs w:val="24"/>
        </w:rPr>
      </w:pPr>
      <w:r w:rsidRPr="005346B5">
        <w:rPr>
          <w:rFonts w:ascii="Times New Roman" w:hAnsi="Times New Roman" w:cs="Times New Roman"/>
          <w:b/>
          <w:bCs/>
          <w:color w:val="333333"/>
          <w:sz w:val="24"/>
          <w:szCs w:val="24"/>
        </w:rPr>
        <w:t>References</w:t>
      </w:r>
    </w:p>
    <w:p w14:paraId="2A5E20E8" w14:textId="5F7E92B7" w:rsidR="001E33B6" w:rsidRDefault="001E33B6" w:rsidP="001E33B6">
      <w:pPr>
        <w:rPr>
          <w:ins w:id="55" w:author="Gretchen Dykstra" w:date="2025-06-28T20:47:00Z"/>
          <w:rFonts w:ascii="Times New Roman" w:hAnsi="Times New Roman" w:cs="Times New Roman"/>
          <w:color w:val="222222"/>
          <w:sz w:val="24"/>
          <w:szCs w:val="24"/>
          <w:shd w:val="clear" w:color="auto" w:fill="FFFFFF"/>
        </w:rPr>
      </w:pPr>
      <w:ins w:id="56" w:author="Gretchen Dykstra" w:date="2025-06-28T20:43:00Z">
        <w:r w:rsidRPr="005346B5">
          <w:rPr>
            <w:rFonts w:ascii="Times New Roman" w:hAnsi="Times New Roman" w:cs="Times New Roman"/>
            <w:color w:val="222222"/>
            <w:sz w:val="24"/>
            <w:szCs w:val="24"/>
            <w:shd w:val="clear" w:color="auto" w:fill="FFFFFF"/>
          </w:rPr>
          <w:t>Fang, Hanming, Ming Li, and Guangli Lu. 2025. “Decoding China's Industrial Policies</w:t>
        </w:r>
        <w:r>
          <w:rPr>
            <w:rFonts w:ascii="Times New Roman" w:hAnsi="Times New Roman" w:cs="Times New Roman"/>
            <w:color w:val="222222"/>
            <w:sz w:val="24"/>
            <w:szCs w:val="24"/>
            <w:shd w:val="clear" w:color="auto" w:fill="FFFFFF"/>
          </w:rPr>
          <w:t>.</w:t>
        </w:r>
        <w:r w:rsidRPr="005346B5">
          <w:rPr>
            <w:rFonts w:ascii="Times New Roman" w:hAnsi="Times New Roman" w:cs="Times New Roman"/>
            <w:color w:val="222222"/>
            <w:sz w:val="24"/>
            <w:szCs w:val="24"/>
            <w:shd w:val="clear" w:color="auto" w:fill="FFFFFF"/>
          </w:rPr>
          <w:t xml:space="preserve">” </w:t>
        </w:r>
        <w:r w:rsidRPr="001E33B6">
          <w:rPr>
            <w:rFonts w:ascii="Times New Roman" w:hAnsi="Times New Roman" w:cs="Times New Roman"/>
            <w:sz w:val="24"/>
            <w:szCs w:val="24"/>
            <w:rPrChange w:id="57" w:author="Gretchen Dykstra" w:date="2025-06-28T20:43:00Z">
              <w:rPr>
                <w:rFonts w:ascii="Times New Roman" w:hAnsi="Times New Roman" w:cs="Times New Roman"/>
                <w:i/>
                <w:iCs/>
                <w:sz w:val="24"/>
                <w:szCs w:val="24"/>
              </w:rPr>
            </w:rPrChange>
          </w:rPr>
          <w:t>N</w:t>
        </w:r>
        <w:r>
          <w:rPr>
            <w:rFonts w:ascii="Times New Roman" w:hAnsi="Times New Roman" w:cs="Times New Roman"/>
            <w:sz w:val="24"/>
            <w:szCs w:val="24"/>
          </w:rPr>
          <w:t xml:space="preserve">ational </w:t>
        </w:r>
        <w:r w:rsidRPr="001E33B6">
          <w:rPr>
            <w:rFonts w:ascii="Times New Roman" w:hAnsi="Times New Roman" w:cs="Times New Roman"/>
            <w:sz w:val="24"/>
            <w:szCs w:val="24"/>
            <w:rPrChange w:id="58" w:author="Gretchen Dykstra" w:date="2025-06-28T20:43:00Z">
              <w:rPr>
                <w:rFonts w:ascii="Times New Roman" w:hAnsi="Times New Roman" w:cs="Times New Roman"/>
                <w:i/>
                <w:iCs/>
                <w:sz w:val="24"/>
                <w:szCs w:val="24"/>
              </w:rPr>
            </w:rPrChange>
          </w:rPr>
          <w:t>B</w:t>
        </w:r>
        <w:r>
          <w:rPr>
            <w:rFonts w:ascii="Times New Roman" w:hAnsi="Times New Roman" w:cs="Times New Roman"/>
            <w:sz w:val="24"/>
            <w:szCs w:val="24"/>
          </w:rPr>
          <w:t xml:space="preserve">ureau of </w:t>
        </w:r>
        <w:r w:rsidRPr="001E33B6">
          <w:rPr>
            <w:rFonts w:ascii="Times New Roman" w:hAnsi="Times New Roman" w:cs="Times New Roman"/>
            <w:sz w:val="24"/>
            <w:szCs w:val="24"/>
            <w:rPrChange w:id="59" w:author="Gretchen Dykstra" w:date="2025-06-28T20:43:00Z">
              <w:rPr>
                <w:rFonts w:ascii="Times New Roman" w:hAnsi="Times New Roman" w:cs="Times New Roman"/>
                <w:i/>
                <w:iCs/>
                <w:sz w:val="24"/>
                <w:szCs w:val="24"/>
              </w:rPr>
            </w:rPrChange>
          </w:rPr>
          <w:t>E</w:t>
        </w:r>
        <w:r>
          <w:rPr>
            <w:rFonts w:ascii="Times New Roman" w:hAnsi="Times New Roman" w:cs="Times New Roman"/>
            <w:sz w:val="24"/>
            <w:szCs w:val="24"/>
          </w:rPr>
          <w:t xml:space="preserve">conomic </w:t>
        </w:r>
        <w:r w:rsidRPr="001E33B6">
          <w:rPr>
            <w:rFonts w:ascii="Times New Roman" w:hAnsi="Times New Roman" w:cs="Times New Roman"/>
            <w:sz w:val="24"/>
            <w:szCs w:val="24"/>
            <w:rPrChange w:id="60" w:author="Gretchen Dykstra" w:date="2025-06-28T20:43:00Z">
              <w:rPr>
                <w:rFonts w:ascii="Times New Roman" w:hAnsi="Times New Roman" w:cs="Times New Roman"/>
                <w:i/>
                <w:iCs/>
                <w:sz w:val="24"/>
                <w:szCs w:val="24"/>
              </w:rPr>
            </w:rPrChange>
          </w:rPr>
          <w:t>R</w:t>
        </w:r>
        <w:r>
          <w:rPr>
            <w:rFonts w:ascii="Times New Roman" w:hAnsi="Times New Roman" w:cs="Times New Roman"/>
            <w:sz w:val="24"/>
            <w:szCs w:val="24"/>
          </w:rPr>
          <w:t>esearch</w:t>
        </w:r>
        <w:r w:rsidRPr="001E33B6">
          <w:rPr>
            <w:rFonts w:ascii="Times New Roman" w:hAnsi="Times New Roman" w:cs="Times New Roman"/>
            <w:sz w:val="24"/>
            <w:szCs w:val="24"/>
            <w:rPrChange w:id="61" w:author="Gretchen Dykstra" w:date="2025-06-28T20:43:00Z">
              <w:rPr>
                <w:rFonts w:ascii="Times New Roman" w:hAnsi="Times New Roman" w:cs="Times New Roman"/>
                <w:i/>
                <w:iCs/>
                <w:sz w:val="24"/>
                <w:szCs w:val="24"/>
              </w:rPr>
            </w:rPrChange>
          </w:rPr>
          <w:t xml:space="preserve"> Working Paper </w:t>
        </w:r>
        <w:r w:rsidRPr="001E33B6">
          <w:rPr>
            <w:rFonts w:ascii="Times New Roman" w:hAnsi="Times New Roman" w:cs="Times New Roman"/>
            <w:color w:val="222222"/>
            <w:sz w:val="24"/>
            <w:szCs w:val="24"/>
            <w:shd w:val="clear" w:color="auto" w:fill="FFFFFF"/>
            <w:rPrChange w:id="62" w:author="Gretchen Dykstra" w:date="2025-06-28T20:43:00Z">
              <w:rPr>
                <w:rFonts w:ascii="Times New Roman" w:hAnsi="Times New Roman" w:cs="Times New Roman"/>
                <w:i/>
                <w:iCs/>
                <w:color w:val="222222"/>
                <w:sz w:val="24"/>
                <w:szCs w:val="24"/>
                <w:shd w:val="clear" w:color="auto" w:fill="FFFFFF"/>
              </w:rPr>
            </w:rPrChange>
          </w:rPr>
          <w:t>No. 33814</w:t>
        </w:r>
        <w:r w:rsidRPr="001E33B6">
          <w:rPr>
            <w:rFonts w:ascii="Times New Roman" w:hAnsi="Times New Roman" w:cs="Times New Roman"/>
            <w:color w:val="222222"/>
            <w:sz w:val="24"/>
            <w:szCs w:val="24"/>
            <w:shd w:val="clear" w:color="auto" w:fill="FFFFFF"/>
          </w:rPr>
          <w:t xml:space="preserve">. </w:t>
        </w:r>
      </w:ins>
      <w:ins w:id="63" w:author="Gretchen Dykstra" w:date="2025-06-28T20:47:00Z">
        <w:r>
          <w:rPr>
            <w:rFonts w:ascii="Times New Roman" w:hAnsi="Times New Roman" w:cs="Times New Roman"/>
            <w:color w:val="222222"/>
            <w:sz w:val="24"/>
            <w:szCs w:val="24"/>
            <w:shd w:val="clear" w:color="auto" w:fill="FFFFFF"/>
          </w:rPr>
          <w:fldChar w:fldCharType="begin"/>
        </w:r>
        <w:r>
          <w:rPr>
            <w:rFonts w:ascii="Times New Roman" w:hAnsi="Times New Roman" w:cs="Times New Roman"/>
            <w:color w:val="222222"/>
            <w:sz w:val="24"/>
            <w:szCs w:val="24"/>
            <w:shd w:val="clear" w:color="auto" w:fill="FFFFFF"/>
          </w:rPr>
          <w:instrText>HYPERLINK "</w:instrText>
        </w:r>
        <w:r w:rsidRPr="001E33B6">
          <w:rPr>
            <w:rFonts w:ascii="Times New Roman" w:hAnsi="Times New Roman" w:cs="Times New Roman"/>
            <w:color w:val="222222"/>
            <w:sz w:val="24"/>
            <w:szCs w:val="24"/>
            <w:shd w:val="clear" w:color="auto" w:fill="FFFFFF"/>
          </w:rPr>
          <w:instrText>https://www.nber.org/papers/w33814</w:instrText>
        </w:r>
        <w:r>
          <w:rPr>
            <w:rFonts w:ascii="Times New Roman" w:hAnsi="Times New Roman" w:cs="Times New Roman"/>
            <w:color w:val="222222"/>
            <w:sz w:val="24"/>
            <w:szCs w:val="24"/>
            <w:shd w:val="clear" w:color="auto" w:fill="FFFFFF"/>
          </w:rPr>
          <w:instrText>"</w:instrText>
        </w:r>
        <w:r>
          <w:rPr>
            <w:rFonts w:ascii="Times New Roman" w:hAnsi="Times New Roman" w:cs="Times New Roman"/>
            <w:color w:val="222222"/>
            <w:sz w:val="24"/>
            <w:szCs w:val="24"/>
            <w:shd w:val="clear" w:color="auto" w:fill="FFFFFF"/>
          </w:rPr>
          <w:fldChar w:fldCharType="separate"/>
        </w:r>
        <w:r w:rsidRPr="00211F9C">
          <w:rPr>
            <w:rStyle w:val="Hyperlink"/>
            <w:rFonts w:ascii="Times New Roman" w:hAnsi="Times New Roman" w:cs="Times New Roman"/>
            <w:sz w:val="24"/>
            <w:szCs w:val="24"/>
            <w:shd w:val="clear" w:color="auto" w:fill="FFFFFF"/>
          </w:rPr>
          <w:t>https://www.nber.org/papers/w33814</w:t>
        </w:r>
        <w:r>
          <w:rPr>
            <w:rFonts w:ascii="Times New Roman" w:hAnsi="Times New Roman" w:cs="Times New Roman"/>
            <w:color w:val="222222"/>
            <w:sz w:val="24"/>
            <w:szCs w:val="24"/>
            <w:shd w:val="clear" w:color="auto" w:fill="FFFFFF"/>
          </w:rPr>
          <w:fldChar w:fldCharType="end"/>
        </w:r>
        <w:r>
          <w:rPr>
            <w:rFonts w:ascii="Times New Roman" w:hAnsi="Times New Roman" w:cs="Times New Roman"/>
            <w:color w:val="222222"/>
            <w:sz w:val="24"/>
            <w:szCs w:val="24"/>
            <w:shd w:val="clear" w:color="auto" w:fill="FFFFFF"/>
          </w:rPr>
          <w:t>.</w:t>
        </w:r>
      </w:ins>
    </w:p>
    <w:p w14:paraId="07B28EE0" w14:textId="2578B189" w:rsidR="005346B5" w:rsidRDefault="005346B5" w:rsidP="00046389">
      <w:pPr>
        <w:rPr>
          <w:ins w:id="64" w:author="Gretchen Dykstra" w:date="2025-06-28T20:48:00Z"/>
          <w:rFonts w:ascii="Times New Roman" w:hAnsi="Times New Roman" w:cs="Times New Roman"/>
          <w:sz w:val="24"/>
          <w:szCs w:val="24"/>
        </w:rPr>
      </w:pPr>
      <w:r w:rsidRPr="005346B5">
        <w:rPr>
          <w:rFonts w:ascii="Times New Roman" w:hAnsi="Times New Roman" w:cs="Times New Roman"/>
          <w:sz w:val="24"/>
          <w:szCs w:val="24"/>
        </w:rPr>
        <w:t xml:space="preserve">Rodrik, Dani. 2009. “Industrial Policy: Don’t Ask Why, Ask How.” </w:t>
      </w:r>
      <w:r w:rsidRPr="001E33B6">
        <w:rPr>
          <w:rFonts w:ascii="Times New Roman" w:hAnsi="Times New Roman" w:cs="Times New Roman"/>
          <w:i/>
          <w:iCs/>
          <w:sz w:val="24"/>
          <w:szCs w:val="24"/>
          <w:rPrChange w:id="65" w:author="Gretchen Dykstra" w:date="2025-06-28T20:47:00Z">
            <w:rPr>
              <w:rFonts w:ascii="Times New Roman" w:hAnsi="Times New Roman" w:cs="Times New Roman"/>
              <w:sz w:val="24"/>
              <w:szCs w:val="24"/>
            </w:rPr>
          </w:rPrChange>
        </w:rPr>
        <w:t>Middle East Development Journal</w:t>
      </w:r>
      <w:r w:rsidRPr="005346B5">
        <w:rPr>
          <w:rFonts w:ascii="Times New Roman" w:hAnsi="Times New Roman" w:cs="Times New Roman"/>
          <w:sz w:val="24"/>
          <w:szCs w:val="24"/>
        </w:rPr>
        <w:t xml:space="preserve"> 1 (1):</w:t>
      </w:r>
      <w:ins w:id="66" w:author="Gretchen Dykstra" w:date="2025-06-28T20:48:00Z">
        <w:r w:rsidR="001E33B6">
          <w:rPr>
            <w:rFonts w:ascii="Times New Roman" w:hAnsi="Times New Roman" w:cs="Times New Roman"/>
            <w:sz w:val="24"/>
            <w:szCs w:val="24"/>
          </w:rPr>
          <w:t xml:space="preserve"> </w:t>
        </w:r>
      </w:ins>
      <w:r w:rsidRPr="005346B5">
        <w:rPr>
          <w:rFonts w:ascii="Times New Roman" w:hAnsi="Times New Roman" w:cs="Times New Roman"/>
          <w:sz w:val="24"/>
          <w:szCs w:val="24"/>
        </w:rPr>
        <w:t>1–29.</w:t>
      </w:r>
      <w:ins w:id="67" w:author="Gretchen Dykstra" w:date="2025-06-28T20:47:00Z">
        <w:r w:rsidR="001E33B6">
          <w:rPr>
            <w:rFonts w:ascii="Times New Roman" w:hAnsi="Times New Roman" w:cs="Times New Roman"/>
            <w:sz w:val="24"/>
            <w:szCs w:val="24"/>
          </w:rPr>
          <w:t xml:space="preserve"> </w:t>
        </w:r>
      </w:ins>
      <w:ins w:id="68" w:author="Gretchen Dykstra" w:date="2025-06-28T20:48:00Z">
        <w:r w:rsidR="001E33B6">
          <w:rPr>
            <w:rFonts w:ascii="Times New Roman" w:hAnsi="Times New Roman" w:cs="Times New Roman"/>
            <w:sz w:val="24"/>
            <w:szCs w:val="24"/>
          </w:rPr>
          <w:fldChar w:fldCharType="begin"/>
        </w:r>
        <w:r w:rsidR="001E33B6">
          <w:rPr>
            <w:rFonts w:ascii="Times New Roman" w:hAnsi="Times New Roman" w:cs="Times New Roman"/>
            <w:sz w:val="24"/>
            <w:szCs w:val="24"/>
          </w:rPr>
          <w:instrText>HYPERLINK "</w:instrText>
        </w:r>
      </w:ins>
      <w:ins w:id="69" w:author="Gretchen Dykstra" w:date="2025-06-28T20:47:00Z">
        <w:r w:rsidR="001E33B6" w:rsidRPr="001E33B6">
          <w:rPr>
            <w:rFonts w:ascii="Times New Roman" w:hAnsi="Times New Roman" w:cs="Times New Roman"/>
            <w:sz w:val="24"/>
            <w:szCs w:val="24"/>
          </w:rPr>
          <w:instrText>https://doi.org/10.1142/S1793812009000024</w:instrText>
        </w:r>
      </w:ins>
      <w:ins w:id="70" w:author="Gretchen Dykstra" w:date="2025-06-28T20:48:00Z">
        <w:r w:rsidR="001E33B6">
          <w:rPr>
            <w:rFonts w:ascii="Times New Roman" w:hAnsi="Times New Roman" w:cs="Times New Roman"/>
            <w:sz w:val="24"/>
            <w:szCs w:val="24"/>
          </w:rPr>
          <w:instrText>"</w:instrText>
        </w:r>
        <w:r w:rsidR="001E33B6">
          <w:rPr>
            <w:rFonts w:ascii="Times New Roman" w:hAnsi="Times New Roman" w:cs="Times New Roman"/>
            <w:sz w:val="24"/>
            <w:szCs w:val="24"/>
          </w:rPr>
          <w:fldChar w:fldCharType="separate"/>
        </w:r>
      </w:ins>
      <w:ins w:id="71" w:author="Gretchen Dykstra" w:date="2025-06-28T20:47:00Z">
        <w:r w:rsidR="001E33B6" w:rsidRPr="00211F9C">
          <w:rPr>
            <w:rStyle w:val="Hyperlink"/>
            <w:rFonts w:ascii="Times New Roman" w:hAnsi="Times New Roman" w:cs="Times New Roman"/>
            <w:sz w:val="24"/>
            <w:szCs w:val="24"/>
          </w:rPr>
          <w:t>https://doi.org/10.1142/S1793812009000024</w:t>
        </w:r>
      </w:ins>
      <w:ins w:id="72" w:author="Gretchen Dykstra" w:date="2025-06-28T20:48:00Z">
        <w:r w:rsidR="001E33B6">
          <w:rPr>
            <w:rFonts w:ascii="Times New Roman" w:hAnsi="Times New Roman" w:cs="Times New Roman"/>
            <w:sz w:val="24"/>
            <w:szCs w:val="24"/>
          </w:rPr>
          <w:fldChar w:fldCharType="end"/>
        </w:r>
      </w:ins>
      <w:ins w:id="73" w:author="Gretchen Dykstra" w:date="2025-06-28T20:47:00Z">
        <w:r w:rsidR="001E33B6">
          <w:rPr>
            <w:rFonts w:ascii="Times New Roman" w:hAnsi="Times New Roman" w:cs="Times New Roman"/>
            <w:sz w:val="24"/>
            <w:szCs w:val="24"/>
          </w:rPr>
          <w:t>.</w:t>
        </w:r>
      </w:ins>
    </w:p>
    <w:p w14:paraId="71782AE3" w14:textId="10B3699A" w:rsidR="001E33B6" w:rsidRPr="005346B5" w:rsidDel="001E33B6" w:rsidRDefault="001E33B6" w:rsidP="00046389">
      <w:pPr>
        <w:rPr>
          <w:del w:id="74" w:author="Gretchen Dykstra" w:date="2025-06-28T20:48:00Z"/>
          <w:rFonts w:ascii="Times New Roman" w:hAnsi="Times New Roman" w:cs="Times New Roman"/>
          <w:sz w:val="24"/>
          <w:szCs w:val="24"/>
        </w:rPr>
      </w:pPr>
    </w:p>
    <w:p w14:paraId="5A74A437" w14:textId="6B5B5A26" w:rsidR="005346B5" w:rsidRPr="005346B5" w:rsidRDefault="005346B5" w:rsidP="00046389">
      <w:pPr>
        <w:rPr>
          <w:rFonts w:ascii="Times New Roman" w:hAnsi="Times New Roman" w:cs="Times New Roman"/>
          <w:sz w:val="24"/>
          <w:szCs w:val="24"/>
        </w:rPr>
      </w:pPr>
      <w:del w:id="75" w:author="Gretchen Dykstra" w:date="2025-06-28T20:43:00Z">
        <w:r w:rsidRPr="005346B5" w:rsidDel="001E33B6">
          <w:rPr>
            <w:rFonts w:ascii="Times New Roman" w:hAnsi="Times New Roman" w:cs="Times New Roman"/>
            <w:color w:val="222222"/>
            <w:sz w:val="24"/>
            <w:szCs w:val="24"/>
            <w:shd w:val="clear" w:color="auto" w:fill="FFFFFF"/>
          </w:rPr>
          <w:delText xml:space="preserve">Fang, Hanming, Ming Li, and Guangli Lu. 2025. “Decoding China's Industrial Policies”. </w:delText>
        </w:r>
        <w:r w:rsidRPr="005346B5" w:rsidDel="001E33B6">
          <w:rPr>
            <w:rFonts w:ascii="Times New Roman" w:hAnsi="Times New Roman" w:cs="Times New Roman"/>
            <w:i/>
            <w:iCs/>
            <w:sz w:val="24"/>
            <w:szCs w:val="24"/>
          </w:rPr>
          <w:delText xml:space="preserve">NBER Working Paper </w:delText>
        </w:r>
        <w:r w:rsidRPr="005346B5" w:rsidDel="001E33B6">
          <w:rPr>
            <w:rFonts w:ascii="Times New Roman" w:hAnsi="Times New Roman" w:cs="Times New Roman"/>
            <w:i/>
            <w:iCs/>
            <w:color w:val="222222"/>
            <w:sz w:val="24"/>
            <w:szCs w:val="24"/>
            <w:shd w:val="clear" w:color="auto" w:fill="FFFFFF"/>
          </w:rPr>
          <w:delText>No. 33814</w:delText>
        </w:r>
        <w:r w:rsidRPr="005346B5" w:rsidDel="001E33B6">
          <w:rPr>
            <w:rFonts w:ascii="Times New Roman" w:hAnsi="Times New Roman" w:cs="Times New Roman"/>
            <w:color w:val="222222"/>
            <w:sz w:val="24"/>
            <w:szCs w:val="24"/>
            <w:shd w:val="clear" w:color="auto" w:fill="FFFFFF"/>
          </w:rPr>
          <w:delText xml:space="preserve">. </w:delText>
        </w:r>
      </w:del>
    </w:p>
    <w:sectPr w:rsidR="005346B5" w:rsidRPr="005346B5">
      <w:pgSz w:w="12240" w:h="15840"/>
      <w:pgMar w:top="1440" w:right="1800" w:bottom="1440" w:left="180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B94556" w16cex:dateUtc="2025-06-25T08:15:00Z"/>
  <w16cex:commentExtensible w16cex:durableId="15E2CF12" w16cex:dateUtc="2025-06-25T08:1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EE6D3B" w14:textId="77777777" w:rsidR="00FD6CC6" w:rsidRDefault="00FD6CC6" w:rsidP="005346B5">
      <w:pPr>
        <w:spacing w:after="0" w:line="240" w:lineRule="auto"/>
      </w:pPr>
      <w:r>
        <w:separator/>
      </w:r>
    </w:p>
  </w:endnote>
  <w:endnote w:type="continuationSeparator" w:id="0">
    <w:p w14:paraId="0D27B9E6" w14:textId="77777777" w:rsidR="00FD6CC6" w:rsidRDefault="00FD6CC6" w:rsidP="00534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46649E" w14:textId="77777777" w:rsidR="00FD6CC6" w:rsidRDefault="00FD6CC6" w:rsidP="005346B5">
      <w:pPr>
        <w:spacing w:after="0" w:line="240" w:lineRule="auto"/>
      </w:pPr>
      <w:r>
        <w:separator/>
      </w:r>
    </w:p>
  </w:footnote>
  <w:footnote w:type="continuationSeparator" w:id="0">
    <w:p w14:paraId="6D9483CC" w14:textId="77777777" w:rsidR="00FD6CC6" w:rsidRDefault="00FD6CC6" w:rsidP="005346B5">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retchen Dykstra">
    <w15:presenceInfo w15:providerId="Windows Live" w15:userId="14d7333b6e9e8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NLawNDM3M7YwNzdX0lEKTi0uzszPAykwqgUAmgI9tywAAAA="/>
  </w:docVars>
  <w:rsids>
    <w:rsidRoot w:val="001E5089"/>
    <w:rsid w:val="00021EF5"/>
    <w:rsid w:val="00046389"/>
    <w:rsid w:val="00093E39"/>
    <w:rsid w:val="00097120"/>
    <w:rsid w:val="000F2462"/>
    <w:rsid w:val="00105C61"/>
    <w:rsid w:val="00123851"/>
    <w:rsid w:val="00153A23"/>
    <w:rsid w:val="00162976"/>
    <w:rsid w:val="001E13DD"/>
    <w:rsid w:val="001E33B6"/>
    <w:rsid w:val="001E5089"/>
    <w:rsid w:val="001E5B87"/>
    <w:rsid w:val="001E6BF4"/>
    <w:rsid w:val="0020048D"/>
    <w:rsid w:val="00256526"/>
    <w:rsid w:val="002E32E2"/>
    <w:rsid w:val="003374C8"/>
    <w:rsid w:val="003978A0"/>
    <w:rsid w:val="003A6E49"/>
    <w:rsid w:val="003B0841"/>
    <w:rsid w:val="003F4CAC"/>
    <w:rsid w:val="0041769E"/>
    <w:rsid w:val="0043064C"/>
    <w:rsid w:val="004923ED"/>
    <w:rsid w:val="005346B5"/>
    <w:rsid w:val="00541C83"/>
    <w:rsid w:val="00550F5B"/>
    <w:rsid w:val="00562F3B"/>
    <w:rsid w:val="005D253A"/>
    <w:rsid w:val="006060D8"/>
    <w:rsid w:val="00632B72"/>
    <w:rsid w:val="006435CD"/>
    <w:rsid w:val="00650A4D"/>
    <w:rsid w:val="006567CE"/>
    <w:rsid w:val="006617C6"/>
    <w:rsid w:val="006E624A"/>
    <w:rsid w:val="006F33D5"/>
    <w:rsid w:val="006F4F90"/>
    <w:rsid w:val="007051C3"/>
    <w:rsid w:val="007538F5"/>
    <w:rsid w:val="00764A2F"/>
    <w:rsid w:val="00766888"/>
    <w:rsid w:val="007D4054"/>
    <w:rsid w:val="0086525D"/>
    <w:rsid w:val="008C6570"/>
    <w:rsid w:val="009062FF"/>
    <w:rsid w:val="009D567A"/>
    <w:rsid w:val="00A75C24"/>
    <w:rsid w:val="00B5485A"/>
    <w:rsid w:val="00B64750"/>
    <w:rsid w:val="00B72AAB"/>
    <w:rsid w:val="00C4319C"/>
    <w:rsid w:val="00C47950"/>
    <w:rsid w:val="00CA6FD3"/>
    <w:rsid w:val="00CC74B8"/>
    <w:rsid w:val="00CE5A00"/>
    <w:rsid w:val="00D56525"/>
    <w:rsid w:val="00D738CD"/>
    <w:rsid w:val="00DA6C0A"/>
    <w:rsid w:val="00DE79EE"/>
    <w:rsid w:val="00E109A7"/>
    <w:rsid w:val="00E63A1D"/>
    <w:rsid w:val="00E841AD"/>
    <w:rsid w:val="00EB5FAA"/>
    <w:rsid w:val="00FC32EF"/>
    <w:rsid w:val="00FD6CC6"/>
    <w:rsid w:val="00FF7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C66A60"/>
  <w15:chartTrackingRefBased/>
  <w15:docId w15:val="{046BDFCC-0040-4731-880A-0CB51F4AD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50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46389"/>
    <w:rPr>
      <w:rFonts w:cs="Times New Roman"/>
      <w:b/>
      <w:bCs/>
    </w:rPr>
  </w:style>
  <w:style w:type="paragraph" w:styleId="NormalWeb">
    <w:name w:val="Normal (Web)"/>
    <w:basedOn w:val="Normal"/>
    <w:uiPriority w:val="99"/>
    <w:unhideWhenUsed/>
    <w:rsid w:val="00046389"/>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04638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346B5"/>
    <w:pPr>
      <w:tabs>
        <w:tab w:val="center" w:pos="4320"/>
        <w:tab w:val="right" w:pos="8640"/>
      </w:tabs>
      <w:spacing w:after="0" w:line="240" w:lineRule="auto"/>
    </w:pPr>
  </w:style>
  <w:style w:type="character" w:customStyle="1" w:styleId="HeaderChar">
    <w:name w:val="Header Char"/>
    <w:basedOn w:val="DefaultParagraphFont"/>
    <w:link w:val="Header"/>
    <w:uiPriority w:val="99"/>
    <w:rsid w:val="005346B5"/>
  </w:style>
  <w:style w:type="paragraph" w:styleId="Footer">
    <w:name w:val="footer"/>
    <w:basedOn w:val="Normal"/>
    <w:link w:val="FooterChar"/>
    <w:uiPriority w:val="99"/>
    <w:unhideWhenUsed/>
    <w:rsid w:val="005346B5"/>
    <w:pPr>
      <w:tabs>
        <w:tab w:val="center" w:pos="4320"/>
        <w:tab w:val="right" w:pos="8640"/>
      </w:tabs>
      <w:spacing w:after="0" w:line="240" w:lineRule="auto"/>
    </w:pPr>
  </w:style>
  <w:style w:type="character" w:customStyle="1" w:styleId="FooterChar">
    <w:name w:val="Footer Char"/>
    <w:basedOn w:val="DefaultParagraphFont"/>
    <w:link w:val="Footer"/>
    <w:uiPriority w:val="99"/>
    <w:rsid w:val="005346B5"/>
  </w:style>
  <w:style w:type="paragraph" w:styleId="BalloonText">
    <w:name w:val="Balloon Text"/>
    <w:basedOn w:val="Normal"/>
    <w:link w:val="BalloonTextChar"/>
    <w:uiPriority w:val="99"/>
    <w:semiHidden/>
    <w:unhideWhenUsed/>
    <w:rsid w:val="00E63A1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63A1D"/>
    <w:rPr>
      <w:rFonts w:ascii="Times New Roman" w:hAnsi="Times New Roman" w:cs="Times New Roman"/>
      <w:sz w:val="18"/>
      <w:szCs w:val="18"/>
    </w:rPr>
  </w:style>
  <w:style w:type="paragraph" w:styleId="Revision">
    <w:name w:val="Revision"/>
    <w:hidden/>
    <w:uiPriority w:val="99"/>
    <w:semiHidden/>
    <w:rsid w:val="00C4319C"/>
    <w:pPr>
      <w:spacing w:after="0" w:line="240" w:lineRule="auto"/>
    </w:pPr>
  </w:style>
  <w:style w:type="character" w:styleId="CommentReference">
    <w:name w:val="annotation reference"/>
    <w:basedOn w:val="DefaultParagraphFont"/>
    <w:uiPriority w:val="99"/>
    <w:semiHidden/>
    <w:unhideWhenUsed/>
    <w:rsid w:val="00CC74B8"/>
    <w:rPr>
      <w:sz w:val="16"/>
      <w:szCs w:val="16"/>
    </w:rPr>
  </w:style>
  <w:style w:type="paragraph" w:styleId="CommentText">
    <w:name w:val="annotation text"/>
    <w:basedOn w:val="Normal"/>
    <w:link w:val="CommentTextChar"/>
    <w:uiPriority w:val="99"/>
    <w:unhideWhenUsed/>
    <w:rsid w:val="00CC74B8"/>
    <w:pPr>
      <w:spacing w:line="240" w:lineRule="auto"/>
    </w:pPr>
    <w:rPr>
      <w:sz w:val="20"/>
      <w:szCs w:val="20"/>
    </w:rPr>
  </w:style>
  <w:style w:type="character" w:customStyle="1" w:styleId="CommentTextChar">
    <w:name w:val="Comment Text Char"/>
    <w:basedOn w:val="DefaultParagraphFont"/>
    <w:link w:val="CommentText"/>
    <w:uiPriority w:val="99"/>
    <w:rsid w:val="00CC74B8"/>
    <w:rPr>
      <w:sz w:val="20"/>
      <w:szCs w:val="20"/>
    </w:rPr>
  </w:style>
  <w:style w:type="paragraph" w:styleId="CommentSubject">
    <w:name w:val="annotation subject"/>
    <w:basedOn w:val="CommentText"/>
    <w:next w:val="CommentText"/>
    <w:link w:val="CommentSubjectChar"/>
    <w:uiPriority w:val="99"/>
    <w:semiHidden/>
    <w:unhideWhenUsed/>
    <w:rsid w:val="00CC74B8"/>
    <w:rPr>
      <w:b/>
      <w:bCs/>
    </w:rPr>
  </w:style>
  <w:style w:type="character" w:customStyle="1" w:styleId="CommentSubjectChar">
    <w:name w:val="Comment Subject Char"/>
    <w:basedOn w:val="CommentTextChar"/>
    <w:link w:val="CommentSubject"/>
    <w:uiPriority w:val="99"/>
    <w:semiHidden/>
    <w:rsid w:val="00CC74B8"/>
    <w:rPr>
      <w:b/>
      <w:bCs/>
      <w:sz w:val="20"/>
      <w:szCs w:val="20"/>
    </w:rPr>
  </w:style>
  <w:style w:type="character" w:styleId="Hyperlink">
    <w:name w:val="Hyperlink"/>
    <w:basedOn w:val="DefaultParagraphFont"/>
    <w:uiPriority w:val="99"/>
    <w:unhideWhenUsed/>
    <w:rsid w:val="001E33B6"/>
    <w:rPr>
      <w:color w:val="0563C1" w:themeColor="hyperlink"/>
      <w:u w:val="single"/>
    </w:rPr>
  </w:style>
  <w:style w:type="character" w:styleId="UnresolvedMention">
    <w:name w:val="Unresolved Mention"/>
    <w:basedOn w:val="DefaultParagraphFont"/>
    <w:uiPriority w:val="99"/>
    <w:semiHidden/>
    <w:unhideWhenUsed/>
    <w:rsid w:val="001E3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203919">
      <w:bodyDiv w:val="1"/>
      <w:marLeft w:val="0"/>
      <w:marRight w:val="0"/>
      <w:marTop w:val="0"/>
      <w:marBottom w:val="0"/>
      <w:divBdr>
        <w:top w:val="none" w:sz="0" w:space="0" w:color="auto"/>
        <w:left w:val="none" w:sz="0" w:space="0" w:color="auto"/>
        <w:bottom w:val="none" w:sz="0" w:space="0" w:color="auto"/>
        <w:right w:val="none" w:sz="0" w:space="0" w:color="auto"/>
      </w:divBdr>
    </w:div>
    <w:div w:id="462117808">
      <w:bodyDiv w:val="1"/>
      <w:marLeft w:val="0"/>
      <w:marRight w:val="0"/>
      <w:marTop w:val="0"/>
      <w:marBottom w:val="0"/>
      <w:divBdr>
        <w:top w:val="none" w:sz="0" w:space="0" w:color="auto"/>
        <w:left w:val="none" w:sz="0" w:space="0" w:color="auto"/>
        <w:bottom w:val="none" w:sz="0" w:space="0" w:color="auto"/>
        <w:right w:val="none" w:sz="0" w:space="0" w:color="auto"/>
      </w:divBdr>
    </w:div>
    <w:div w:id="656882690">
      <w:bodyDiv w:val="1"/>
      <w:marLeft w:val="0"/>
      <w:marRight w:val="0"/>
      <w:marTop w:val="0"/>
      <w:marBottom w:val="0"/>
      <w:divBdr>
        <w:top w:val="none" w:sz="0" w:space="0" w:color="auto"/>
        <w:left w:val="none" w:sz="0" w:space="0" w:color="auto"/>
        <w:bottom w:val="none" w:sz="0" w:space="0" w:color="auto"/>
        <w:right w:val="none" w:sz="0" w:space="0" w:color="auto"/>
      </w:divBdr>
    </w:div>
    <w:div w:id="731661642">
      <w:bodyDiv w:val="1"/>
      <w:marLeft w:val="0"/>
      <w:marRight w:val="0"/>
      <w:marTop w:val="0"/>
      <w:marBottom w:val="0"/>
      <w:divBdr>
        <w:top w:val="none" w:sz="0" w:space="0" w:color="auto"/>
        <w:left w:val="none" w:sz="0" w:space="0" w:color="auto"/>
        <w:bottom w:val="none" w:sz="0" w:space="0" w:color="auto"/>
        <w:right w:val="none" w:sz="0" w:space="0" w:color="auto"/>
      </w:divBdr>
    </w:div>
    <w:div w:id="789277828">
      <w:bodyDiv w:val="1"/>
      <w:marLeft w:val="0"/>
      <w:marRight w:val="0"/>
      <w:marTop w:val="0"/>
      <w:marBottom w:val="0"/>
      <w:divBdr>
        <w:top w:val="none" w:sz="0" w:space="0" w:color="auto"/>
        <w:left w:val="none" w:sz="0" w:space="0" w:color="auto"/>
        <w:bottom w:val="none" w:sz="0" w:space="0" w:color="auto"/>
        <w:right w:val="none" w:sz="0" w:space="0" w:color="auto"/>
      </w:divBdr>
    </w:div>
    <w:div w:id="1033654068">
      <w:bodyDiv w:val="1"/>
      <w:marLeft w:val="0"/>
      <w:marRight w:val="0"/>
      <w:marTop w:val="0"/>
      <w:marBottom w:val="0"/>
      <w:divBdr>
        <w:top w:val="none" w:sz="0" w:space="0" w:color="auto"/>
        <w:left w:val="none" w:sz="0" w:space="0" w:color="auto"/>
        <w:bottom w:val="none" w:sz="0" w:space="0" w:color="auto"/>
        <w:right w:val="none" w:sz="0" w:space="0" w:color="auto"/>
      </w:divBdr>
    </w:div>
    <w:div w:id="1339425753">
      <w:bodyDiv w:val="1"/>
      <w:marLeft w:val="0"/>
      <w:marRight w:val="0"/>
      <w:marTop w:val="0"/>
      <w:marBottom w:val="0"/>
      <w:divBdr>
        <w:top w:val="none" w:sz="0" w:space="0" w:color="auto"/>
        <w:left w:val="none" w:sz="0" w:space="0" w:color="auto"/>
        <w:bottom w:val="none" w:sz="0" w:space="0" w:color="auto"/>
        <w:right w:val="none" w:sz="0" w:space="0" w:color="auto"/>
      </w:divBdr>
    </w:div>
    <w:div w:id="1449928894">
      <w:bodyDiv w:val="1"/>
      <w:marLeft w:val="0"/>
      <w:marRight w:val="0"/>
      <w:marTop w:val="0"/>
      <w:marBottom w:val="0"/>
      <w:divBdr>
        <w:top w:val="none" w:sz="0" w:space="0" w:color="auto"/>
        <w:left w:val="none" w:sz="0" w:space="0" w:color="auto"/>
        <w:bottom w:val="none" w:sz="0" w:space="0" w:color="auto"/>
        <w:right w:val="none" w:sz="0" w:space="0" w:color="auto"/>
      </w:divBdr>
    </w:div>
    <w:div w:id="1565487907">
      <w:bodyDiv w:val="1"/>
      <w:marLeft w:val="0"/>
      <w:marRight w:val="0"/>
      <w:marTop w:val="0"/>
      <w:marBottom w:val="0"/>
      <w:divBdr>
        <w:top w:val="none" w:sz="0" w:space="0" w:color="auto"/>
        <w:left w:val="none" w:sz="0" w:space="0" w:color="auto"/>
        <w:bottom w:val="none" w:sz="0" w:space="0" w:color="auto"/>
        <w:right w:val="none" w:sz="0" w:space="0" w:color="auto"/>
      </w:divBdr>
    </w:div>
    <w:div w:id="1672415763">
      <w:bodyDiv w:val="1"/>
      <w:marLeft w:val="0"/>
      <w:marRight w:val="0"/>
      <w:marTop w:val="0"/>
      <w:marBottom w:val="0"/>
      <w:divBdr>
        <w:top w:val="none" w:sz="0" w:space="0" w:color="auto"/>
        <w:left w:val="none" w:sz="0" w:space="0" w:color="auto"/>
        <w:bottom w:val="none" w:sz="0" w:space="0" w:color="auto"/>
        <w:right w:val="none" w:sz="0" w:space="0" w:color="auto"/>
      </w:divBdr>
    </w:div>
    <w:div w:id="212349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ACCFE-E882-4951-B777-CB23AB863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7</Pages>
  <Words>2082</Words>
  <Characters>11872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Li (SME)</dc:creator>
  <cp:keywords/>
  <dc:description/>
  <cp:lastModifiedBy>Lu Guangli (SME)</cp:lastModifiedBy>
  <cp:revision>45</cp:revision>
  <dcterms:created xsi:type="dcterms:W3CDTF">2025-06-25T07:55:00Z</dcterms:created>
  <dcterms:modified xsi:type="dcterms:W3CDTF">2025-06-30T03:30:00Z</dcterms:modified>
</cp:coreProperties>
</file>