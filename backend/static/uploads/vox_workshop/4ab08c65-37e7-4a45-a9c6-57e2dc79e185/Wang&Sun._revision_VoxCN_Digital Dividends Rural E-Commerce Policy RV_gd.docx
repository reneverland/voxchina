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C4F6" w14:textId="432F85AC" w:rsidR="00C34948" w:rsidRPr="00D42BC8" w:rsidRDefault="00C34948" w:rsidP="00C34948">
      <w:pPr>
        <w:spacing w:after="0"/>
        <w:jc w:val="center"/>
        <w:rPr>
          <w:b/>
          <w:bCs/>
          <w:sz w:val="24"/>
          <w:szCs w:val="32"/>
        </w:rPr>
      </w:pPr>
      <w:r w:rsidRPr="00D42BC8">
        <w:rPr>
          <w:b/>
          <w:bCs/>
          <w:sz w:val="24"/>
          <w:szCs w:val="32"/>
        </w:rPr>
        <w:t>Digital Dividends? Rural E-Commerce and the Urban-Rural Income Gap</w:t>
      </w:r>
    </w:p>
    <w:p w14:paraId="1127F693" w14:textId="16F773F1" w:rsidR="003B5111" w:rsidRPr="00FC1105" w:rsidRDefault="007A582F" w:rsidP="00FC1105">
      <w:pPr>
        <w:spacing w:before="200"/>
        <w:jc w:val="center"/>
        <w:rPr>
          <w:rPrChange w:id="0" w:author="Gretchen Dykstra" w:date="2025-10-14T19:41:00Z" w16du:dateUtc="2025-10-14T23:41:00Z">
            <w:rPr>
              <w:b/>
              <w:bCs/>
              <w:sz w:val="24"/>
              <w:szCs w:val="32"/>
            </w:rPr>
          </w:rPrChange>
        </w:rPr>
        <w:pPrChange w:id="1" w:author="Gretchen Dykstra" w:date="2025-10-14T19:43:00Z" w16du:dateUtc="2025-10-14T23:43:00Z">
          <w:pPr>
            <w:spacing w:after="0"/>
            <w:jc w:val="center"/>
          </w:pPr>
        </w:pPrChange>
      </w:pPr>
      <w:r w:rsidRPr="00FC1105">
        <w:rPr>
          <w:rPrChange w:id="2" w:author="Gretchen Dykstra" w:date="2025-10-14T19:41:00Z" w16du:dateUtc="2025-10-14T23:41:00Z">
            <w:rPr>
              <w:b/>
              <w:bCs/>
              <w:sz w:val="24"/>
              <w:szCs w:val="32"/>
            </w:rPr>
          </w:rPrChange>
        </w:rPr>
        <w:t>Lei Wang</w:t>
      </w:r>
      <w:del w:id="3" w:author="Gretchen Dykstra" w:date="2025-10-14T19:41:00Z" w16du:dateUtc="2025-10-14T23:41:00Z">
        <w:r w:rsidR="00246FFD" w:rsidRPr="00FC1105" w:rsidDel="00FC1105">
          <w:rPr>
            <w:rFonts w:eastAsiaTheme="minorEastAsia" w:hint="eastAsia"/>
            <w:rPrChange w:id="4" w:author="Gretchen Dykstra" w:date="2025-10-14T19:41:00Z" w16du:dateUtc="2025-10-14T23:41:00Z">
              <w:rPr>
                <w:rFonts w:asciiTheme="minorEastAsia" w:eastAsiaTheme="minorEastAsia" w:hAnsiTheme="minorEastAsia" w:hint="eastAsia"/>
                <w:b/>
                <w:bCs/>
                <w:sz w:val="24"/>
                <w:szCs w:val="32"/>
                <w:lang w:eastAsia="zh-CN"/>
              </w:rPr>
            </w:rPrChange>
          </w:rPr>
          <w:delText>,</w:delText>
        </w:r>
        <w:r w:rsidRPr="00FC1105" w:rsidDel="00FC1105">
          <w:rPr>
            <w:rPrChange w:id="5" w:author="Gretchen Dykstra" w:date="2025-10-14T19:41:00Z" w16du:dateUtc="2025-10-14T23:41:00Z">
              <w:rPr>
                <w:b/>
                <w:bCs/>
                <w:sz w:val="24"/>
                <w:szCs w:val="32"/>
              </w:rPr>
            </w:rPrChange>
          </w:rPr>
          <w:delText xml:space="preserve"> </w:delText>
        </w:r>
      </w:del>
      <w:ins w:id="6" w:author="Gretchen Dykstra" w:date="2025-10-14T19:41:00Z" w16du:dateUtc="2025-10-14T23:41:00Z">
        <w:r w:rsidR="00FC1105" w:rsidRPr="00FC1105">
          <w:rPr>
            <w:rFonts w:eastAsiaTheme="minorEastAsia"/>
            <w:rPrChange w:id="7" w:author="Gretchen Dykstra" w:date="2025-10-14T19:41:00Z" w16du:dateUtc="2025-10-14T23:41:00Z">
              <w:rPr>
                <w:rFonts w:asciiTheme="minorEastAsia" w:eastAsiaTheme="minorEastAsia" w:hAnsiTheme="minorEastAsia"/>
                <w:b/>
                <w:bCs/>
                <w:sz w:val="24"/>
                <w:szCs w:val="32"/>
                <w:lang w:eastAsia="zh-CN"/>
              </w:rPr>
            </w:rPrChange>
          </w:rPr>
          <w:t xml:space="preserve"> and</w:t>
        </w:r>
        <w:r w:rsidR="00FC1105" w:rsidRPr="00FC1105">
          <w:rPr>
            <w:rPrChange w:id="8" w:author="Gretchen Dykstra" w:date="2025-10-14T19:41:00Z" w16du:dateUtc="2025-10-14T23:41:00Z">
              <w:rPr>
                <w:b/>
                <w:bCs/>
                <w:sz w:val="24"/>
                <w:szCs w:val="32"/>
              </w:rPr>
            </w:rPrChange>
          </w:rPr>
          <w:t xml:space="preserve"> </w:t>
        </w:r>
      </w:ins>
      <w:r w:rsidRPr="00FC1105">
        <w:rPr>
          <w:rPrChange w:id="9" w:author="Gretchen Dykstra" w:date="2025-10-14T19:41:00Z" w16du:dateUtc="2025-10-14T23:41:00Z">
            <w:rPr>
              <w:b/>
              <w:bCs/>
              <w:sz w:val="24"/>
              <w:szCs w:val="32"/>
            </w:rPr>
          </w:rPrChange>
        </w:rPr>
        <w:t>Yongming Sun</w:t>
      </w:r>
    </w:p>
    <w:p w14:paraId="78CD7AAE" w14:textId="5A85C1B7" w:rsidR="0036524B" w:rsidRPr="00D42BC8" w:rsidRDefault="0036524B" w:rsidP="00EA1996">
      <w:pPr>
        <w:spacing w:after="0"/>
      </w:pPr>
      <w:r w:rsidRPr="00D42BC8">
        <w:t xml:space="preserve">We examine the impact of China’s Rural E-Commerce Comprehensive Demonstration (RECD) project on the urban-rural income gap. Using county-level data from 2006 to 2022 and a time-varying difference-in-differences design, we find that participation in the RECD project led to a significant reduction in </w:t>
      </w:r>
      <w:del w:id="10" w:author="Gretchen Dykstra" w:date="2025-10-14T19:47:00Z" w16du:dateUtc="2025-10-14T23:47:00Z">
        <w:r w:rsidRPr="00D42BC8" w:rsidDel="00FB2B84">
          <w:delText xml:space="preserve">the </w:delText>
        </w:r>
      </w:del>
      <w:r w:rsidRPr="00D42BC8">
        <w:t>urban-rural income disparity. The effects were especially pronounced in less-developed regions, poverty-designated counties, and areas with weaker digital infrastructure</w:t>
      </w:r>
      <w:ins w:id="11" w:author="Gretchen Dykstra" w:date="2025-10-14T19:48:00Z" w16du:dateUtc="2025-10-14T23:48:00Z">
        <w:r w:rsidR="00FB2B84">
          <w:t>,</w:t>
        </w:r>
      </w:ins>
      <w:r w:rsidR="00706206" w:rsidRPr="00D42BC8">
        <w:t xml:space="preserve"> and</w:t>
      </w:r>
      <w:r w:rsidRPr="00D42BC8">
        <w:t xml:space="preserve"> </w:t>
      </w:r>
      <w:del w:id="12" w:author="Gretchen Dykstra" w:date="2025-10-14T19:48:00Z" w16du:dateUtc="2025-10-14T23:48:00Z">
        <w:r w:rsidRPr="00D42BC8" w:rsidDel="00FB2B84">
          <w:delText xml:space="preserve">the </w:delText>
        </w:r>
      </w:del>
      <w:r w:rsidRPr="00D42BC8">
        <w:t xml:space="preserve">gains were disproportionately concentrated among rural households. These “biased” digital dividends contrast with market-driven e-commerce development, such as Taobao Villages, which tended to exacerbate inequality. </w:t>
      </w:r>
    </w:p>
    <w:p w14:paraId="593C5199" w14:textId="77777777" w:rsidR="0036524B" w:rsidRPr="00D42BC8" w:rsidRDefault="0036524B" w:rsidP="00C34948">
      <w:pPr>
        <w:spacing w:after="0"/>
        <w:ind w:firstLine="420"/>
      </w:pPr>
    </w:p>
    <w:p w14:paraId="03BE3A41" w14:textId="77777777" w:rsidR="00F56521" w:rsidRPr="00D42BC8" w:rsidRDefault="00F56521" w:rsidP="00F56521">
      <w:pPr>
        <w:spacing w:after="0"/>
        <w:rPr>
          <w:b/>
          <w:bCs/>
        </w:rPr>
      </w:pPr>
      <w:r w:rsidRPr="00D42BC8">
        <w:rPr>
          <w:b/>
          <w:bCs/>
        </w:rPr>
        <w:t>Summary</w:t>
      </w:r>
    </w:p>
    <w:p w14:paraId="22FD650E" w14:textId="777AB13E" w:rsidR="00C34948" w:rsidRPr="00D42BC8" w:rsidRDefault="00C34948" w:rsidP="00F56521">
      <w:pPr>
        <w:spacing w:after="0"/>
        <w:ind w:firstLine="420"/>
        <w:rPr>
          <w:noProof/>
          <w:lang w:eastAsia="zh-CN"/>
        </w:rPr>
      </w:pPr>
      <w:r w:rsidRPr="00D42BC8">
        <w:t>China’s rapid economic growth has been shadowed by a persistent urban-rural divide. The average disposable income of urban residents is still more than twice that of rural residents, a structural imbalance that challenges the country’s pursuit of “common prosperity.” As digital technologies reshape economies worldwide, a central question arises: can the spread of rural e-commerce (REC) reduce inequality, or does it risk amplifying the advantages of already better-connected regions?</w:t>
      </w:r>
      <w:r w:rsidR="00E01B72" w:rsidRPr="00D42BC8">
        <w:rPr>
          <w:noProof/>
        </w:rPr>
        <w:t xml:space="preserve"> </w:t>
      </w:r>
    </w:p>
    <w:p w14:paraId="274E9EA7" w14:textId="15397CBC" w:rsidR="00F9619C" w:rsidRPr="00D42BC8" w:rsidRDefault="00F9619C" w:rsidP="00F9619C">
      <w:pPr>
        <w:spacing w:after="0"/>
        <w:ind w:firstLine="420"/>
        <w:jc w:val="center"/>
        <w:rPr>
          <w:lang w:eastAsia="zh-CN"/>
        </w:rPr>
      </w:pPr>
      <w:r w:rsidRPr="00D42BC8">
        <w:rPr>
          <w:noProof/>
          <w:lang w:eastAsia="zh-CN"/>
        </w:rPr>
        <w:drawing>
          <wp:inline distT="0" distB="0" distL="0" distR="0" wp14:anchorId="5972EF25" wp14:editId="294D36C9">
            <wp:extent cx="4926842" cy="3483667"/>
            <wp:effectExtent l="0" t="0" r="127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mexport1723978994147.png"/>
                    <pic:cNvPicPr/>
                  </pic:nvPicPr>
                  <pic:blipFill>
                    <a:blip r:embed="rId8">
                      <a:extLst>
                        <a:ext uri="{28A0092B-C50C-407E-A947-70E740481C1C}">
                          <a14:useLocalDpi xmlns:a14="http://schemas.microsoft.com/office/drawing/2010/main" val="0"/>
                        </a:ext>
                      </a:extLst>
                    </a:blip>
                    <a:stretch>
                      <a:fillRect/>
                    </a:stretch>
                  </pic:blipFill>
                  <pic:spPr>
                    <a:xfrm>
                      <a:off x="0" y="0"/>
                      <a:ext cx="4926842" cy="3483667"/>
                    </a:xfrm>
                    <a:prstGeom prst="rect">
                      <a:avLst/>
                    </a:prstGeom>
                  </pic:spPr>
                </pic:pic>
              </a:graphicData>
            </a:graphic>
          </wp:inline>
        </w:drawing>
      </w:r>
    </w:p>
    <w:p w14:paraId="0022B975" w14:textId="1E787546" w:rsidR="00E01B72" w:rsidRPr="00D42BC8" w:rsidRDefault="00F9619C" w:rsidP="00F56521">
      <w:pPr>
        <w:spacing w:after="0"/>
        <w:ind w:firstLine="420"/>
        <w:rPr>
          <w:sz w:val="18"/>
          <w:szCs w:val="18"/>
          <w:lang w:eastAsia="zh-CN"/>
        </w:rPr>
      </w:pPr>
      <w:commentRangeStart w:id="13"/>
      <w:r w:rsidRPr="00D42BC8">
        <w:rPr>
          <w:b/>
          <w:bCs/>
          <w:sz w:val="18"/>
          <w:szCs w:val="18"/>
          <w:lang w:eastAsia="zh-CN"/>
        </w:rPr>
        <w:t>Figure 1.</w:t>
      </w:r>
      <w:r w:rsidRPr="00D42BC8">
        <w:rPr>
          <w:sz w:val="18"/>
          <w:szCs w:val="18"/>
          <w:lang w:eastAsia="zh-CN"/>
        </w:rPr>
        <w:t xml:space="preserve"> </w:t>
      </w:r>
      <w:commentRangeEnd w:id="13"/>
      <w:r w:rsidR="00497DDD">
        <w:rPr>
          <w:rStyle w:val="CommentReference"/>
        </w:rPr>
        <w:commentReference w:id="13"/>
      </w:r>
      <w:r w:rsidRPr="00D42BC8">
        <w:rPr>
          <w:sz w:val="18"/>
          <w:szCs w:val="18"/>
          <w:lang w:eastAsia="zh-CN"/>
        </w:rPr>
        <w:t>Spatial distribution of RECD pilot counties</w:t>
      </w:r>
    </w:p>
    <w:p w14:paraId="0EC42880" w14:textId="152F6B89" w:rsidR="00F9619C" w:rsidRPr="00D42BC8" w:rsidRDefault="004410C7" w:rsidP="00F56521">
      <w:pPr>
        <w:spacing w:after="0"/>
        <w:ind w:firstLine="420"/>
        <w:rPr>
          <w:sz w:val="18"/>
          <w:szCs w:val="18"/>
          <w:lang w:eastAsia="zh-CN"/>
        </w:rPr>
      </w:pPr>
      <w:r w:rsidRPr="00D42BC8">
        <w:rPr>
          <w:i/>
          <w:iCs/>
          <w:sz w:val="18"/>
          <w:szCs w:val="18"/>
          <w:lang w:eastAsia="zh-CN"/>
        </w:rPr>
        <w:t>Notes:</w:t>
      </w:r>
      <w:r w:rsidRPr="00D42BC8">
        <w:rPr>
          <w:sz w:val="18"/>
          <w:szCs w:val="18"/>
          <w:lang w:eastAsia="zh-CN"/>
        </w:rPr>
        <w:t xml:space="preserve"> </w:t>
      </w:r>
      <w:r w:rsidR="00F9619C" w:rsidRPr="00D42BC8">
        <w:rPr>
          <w:sz w:val="18"/>
          <w:szCs w:val="18"/>
          <w:lang w:eastAsia="zh-CN"/>
        </w:rPr>
        <w:t>This map shows the counties selected for the Rural E-Commerce Comprehensive Demonstration (RECD) project. Pilot counties are disproportionately concentrated in China’s less-developed central and western regions, in contrast to the peri-urban clustering of market-driven Taobao Villages.</w:t>
      </w:r>
    </w:p>
    <w:p w14:paraId="2C3E6FDB" w14:textId="77777777" w:rsidR="00497DDD" w:rsidRDefault="00497DDD" w:rsidP="00C26F39">
      <w:pPr>
        <w:spacing w:after="0"/>
        <w:ind w:firstLine="420"/>
        <w:rPr>
          <w:ins w:id="14" w:author="Gretchen Dykstra" w:date="2025-10-14T19:50:00Z" w16du:dateUtc="2025-10-14T23:50:00Z"/>
        </w:rPr>
      </w:pPr>
    </w:p>
    <w:p w14:paraId="483871B1" w14:textId="071FE103" w:rsidR="00C26F39" w:rsidRPr="00D42BC8" w:rsidRDefault="00C34948" w:rsidP="00C26F39">
      <w:pPr>
        <w:spacing w:after="0"/>
        <w:ind w:firstLine="420"/>
      </w:pPr>
      <w:r w:rsidRPr="00D42BC8">
        <w:t xml:space="preserve">Some evidence points to the latter. Studies of so-called Taobao Villages (TBVs)—grassroots clusters of e-commerce activity—suggest that while they have boosted local incomes, their benefits </w:t>
      </w:r>
      <w:r w:rsidRPr="00D42BC8">
        <w:lastRenderedPageBreak/>
        <w:t xml:space="preserve">are concentrated in peri-urban areas with stronger industrial bases. Because TBVs often emerge from the relocation of urban industries, they can reinforce disparities rather than reduce them </w:t>
      </w:r>
      <w:r w:rsidR="001F1726" w:rsidRPr="00D42BC8">
        <w:fldChar w:fldCharType="begin"/>
      </w:r>
      <w:r w:rsidR="001F1726" w:rsidRPr="00D42BC8">
        <w:instrText xml:space="preserve"> ADDIN ZOTERO_ITEM CSL_CITATION {"citationID":"5auYpRk4","properties":{"unsorted":true,"formattedCitation":"(Tang and Zhu, 2020; Liu and Zhou, 2023)","plainCitation":"(Tang and Zhu, 2020; Liu and Zhou, 2023)","noteIndex":0},"citationItems":[{"id":112,"uris":["http://zotero.org/users/14495164/items/PGIE863R"],"itemData":{"id":112,"type":"article-journal","container-title":"Journal of Rural Studies","DOI":"10.1016/j.jrurstud.2020.02.010","ISSN":"07430167","journalAbbreviation":"Journal of Rural Studies","language":"en","page":"20-29","source":"DOI.org (Crossref)","title":"Informality and rural industry: Rethinking the impacts of E-Commerce on rural development in China","title-short":"Informality and rural industry","volume":"75","author":[{"family":"Tang","given":"Weicheng"},{"family":"Zhu","given":"Jin"}],"issued":{"date-parts":[["2020",4]]}}},{"id":160,"uris":["http://zotero.org/users/14495164/items/IRJ9HZ4I"],"itemData":{"id":160,"type":"article-journal","abstract":"Purpose – The digital economy is expected to revive the countryside and reduce the current level of urban–rural inequality. Nevertheless, whether rural e-commerce can narrow the urban–rural income gap still requires further analysis. The purpose of this paper is to clarify whether this goal is, in fact, being achieved.","container-title":"China Agricultural Economic Review","DOI":"10.1108/CAER-09-2022-0221","ISSN":"1756-137X","issue":"3","journalAbbreviation":"CAER","language":"en","license":"https://www.emerald.com/insight/site-policies","page":"580-603","source":"DOI.org (Crossref)","title":"Can rural e-commerce narrow the urban–rural income gap? Evidence from coverage of Taobao villages in China","title-short":"Can rural e-commerce narrow the urban–rural income gap?","volume":"15","author":[{"family":"Liu","given":"Yang"},{"family":"Zhou","given":"Mi"}],"issued":{"date-parts":[["2023",8,29]]}}}],"schema":"https://github.com/citation-style-language/schema/raw/master/csl-citation.json"} </w:instrText>
      </w:r>
      <w:r w:rsidR="001F1726" w:rsidRPr="00D42BC8">
        <w:fldChar w:fldCharType="separate"/>
      </w:r>
      <w:r w:rsidR="009A53A9" w:rsidRPr="00D42BC8">
        <w:t>(Tang and Zhu</w:t>
      </w:r>
      <w:del w:id="15" w:author="Gretchen Dykstra" w:date="2025-10-14T19:51:00Z" w16du:dateUtc="2025-10-14T23:51:00Z">
        <w:r w:rsidR="009A53A9" w:rsidRPr="00D42BC8" w:rsidDel="00497DDD">
          <w:delText>,</w:delText>
        </w:r>
      </w:del>
      <w:r w:rsidR="009A53A9" w:rsidRPr="00D42BC8">
        <w:t xml:space="preserve"> 2020</w:t>
      </w:r>
      <w:del w:id="16" w:author="Gretchen Dykstra" w:date="2025-10-14T19:51:00Z" w16du:dateUtc="2025-10-14T23:51:00Z">
        <w:r w:rsidR="009A53A9" w:rsidRPr="00D42BC8" w:rsidDel="00497DDD">
          <w:delText xml:space="preserve">; </w:delText>
        </w:r>
      </w:del>
      <w:ins w:id="17" w:author="Gretchen Dykstra" w:date="2025-10-14T19:51:00Z" w16du:dateUtc="2025-10-14T23:51:00Z">
        <w:r w:rsidR="00497DDD">
          <w:t>,</w:t>
        </w:r>
        <w:r w:rsidR="00497DDD" w:rsidRPr="00D42BC8">
          <w:t xml:space="preserve"> </w:t>
        </w:r>
      </w:ins>
      <w:r w:rsidR="009A53A9" w:rsidRPr="00D42BC8">
        <w:t>Liu and Zhou</w:t>
      </w:r>
      <w:del w:id="18" w:author="Gretchen Dykstra" w:date="2025-10-14T19:51:00Z" w16du:dateUtc="2025-10-14T23:51:00Z">
        <w:r w:rsidR="009A53A9" w:rsidRPr="00D42BC8" w:rsidDel="00F127D5">
          <w:delText>,</w:delText>
        </w:r>
      </w:del>
      <w:r w:rsidR="009A53A9" w:rsidRPr="00D42BC8">
        <w:t xml:space="preserve"> 2023)</w:t>
      </w:r>
      <w:r w:rsidR="001F1726" w:rsidRPr="00D42BC8">
        <w:fldChar w:fldCharType="end"/>
      </w:r>
      <w:r w:rsidRPr="00D42BC8">
        <w:t>.</w:t>
      </w:r>
      <w:r w:rsidR="00B34850" w:rsidRPr="00D42BC8">
        <w:t xml:space="preserve"> These experiences echo a broader concern highlighted in the digital divide literature: new technologies often generate uneven benefits that favor better-endowed regions and early adopters </w:t>
      </w:r>
      <w:r w:rsidR="001F1726" w:rsidRPr="00D42BC8">
        <w:fldChar w:fldCharType="begin"/>
      </w:r>
      <w:r w:rsidR="001F1726" w:rsidRPr="00D42BC8">
        <w:instrText xml:space="preserve"> ADDIN ZOTERO_ITEM CSL_CITATION {"citationID":"07XPA34h","properties":{"formattedCitation":"(Juh\\uc0\\u225{}sz, 2018)","plainCitation":"(Juhász, 2018)","noteIndex":0},"citationItems":[{"id":1480,"uris":["http://zotero.org/users/14495164/items/DYFZWUFS"],"itemData":{"id":1480,"type":"article-journal","abstract":"This paper uses a natural experiment to estimate the causal effect of temporary trade protection on long-term economic development. I find that regions in the French Empire which became better protected from trade with the British for exogenous reasons during the Napoleonic Wars (1803–1815) increased capacity in mechanized cotton spinning to a larger extent than regions which remained more exposed to trade. In the long run, regions with exogenously higher spinning capacity had higher activity in mechanized cotton spinning. They also had higher value added per capita in industry up to the second half of the nineteenth century, but not later. (JEL F13, L67, N43, N63, N73)","container-title":"American Economic Review","DOI":"10.1257/aer.20151730","ISSN":"0002-8282","issue":"11","journalAbbreviation":"American Economic Review","language":"en","page":"3339-3376","source":"DOI.org (Crossref)","title":"Temporary Protection and Technology Adoption: Evidence from the Napoleonic Blockade","title-short":"Temporary Protection and Technology Adoption","volume":"108","author":[{"family":"Juhász","given":"Réka"}],"issued":{"date-parts":[["2018",11,1]]}}}],"schema":"https://github.com/citation-style-language/schema/raw/master/csl-citation.json"} </w:instrText>
      </w:r>
      <w:r w:rsidR="001F1726" w:rsidRPr="00D42BC8">
        <w:fldChar w:fldCharType="separate"/>
      </w:r>
      <w:r w:rsidR="009A53A9" w:rsidRPr="00D42BC8">
        <w:t>(Juhász</w:t>
      </w:r>
      <w:del w:id="19" w:author="Gretchen Dykstra" w:date="2025-10-14T19:51:00Z" w16du:dateUtc="2025-10-14T23:51:00Z">
        <w:r w:rsidR="009A53A9" w:rsidRPr="00D42BC8" w:rsidDel="00F127D5">
          <w:delText>,</w:delText>
        </w:r>
      </w:del>
      <w:r w:rsidR="009A53A9" w:rsidRPr="00D42BC8">
        <w:t xml:space="preserve"> 2018)</w:t>
      </w:r>
      <w:r w:rsidR="001F1726" w:rsidRPr="00D42BC8">
        <w:fldChar w:fldCharType="end"/>
      </w:r>
      <w:r w:rsidR="00B34850" w:rsidRPr="00D42BC8">
        <w:t>.</w:t>
      </w:r>
      <w:r w:rsidRPr="00D42BC8">
        <w:t xml:space="preserve"> </w:t>
      </w:r>
      <w:r w:rsidR="00B34850" w:rsidRPr="00D42BC8">
        <w:rPr>
          <w:rFonts w:hint="eastAsia"/>
          <w:lang w:eastAsia="zh-CN"/>
        </w:rPr>
        <w:t>This</w:t>
      </w:r>
      <w:r w:rsidR="00B34850" w:rsidRPr="00D42BC8">
        <w:rPr>
          <w:lang w:eastAsia="zh-CN"/>
        </w:rPr>
        <w:t xml:space="preserve"> </w:t>
      </w:r>
      <w:del w:id="20" w:author="Gretchen Dykstra" w:date="2025-10-14T19:52:00Z" w16du:dateUtc="2025-10-14T23:52:00Z">
        <w:r w:rsidRPr="00D42BC8" w:rsidDel="00F127D5">
          <w:delText xml:space="preserve">have </w:delText>
        </w:r>
      </w:del>
      <w:ins w:id="21" w:author="Gretchen Dykstra" w:date="2025-10-14T19:52:00Z" w16du:dateUtc="2025-10-14T23:52:00Z">
        <w:r w:rsidR="00F127D5" w:rsidRPr="00D42BC8">
          <w:t>ha</w:t>
        </w:r>
        <w:r w:rsidR="00F127D5">
          <w:t>s</w:t>
        </w:r>
        <w:r w:rsidR="00F127D5" w:rsidRPr="00D42BC8">
          <w:t xml:space="preserve"> </w:t>
        </w:r>
      </w:ins>
      <w:r w:rsidRPr="00D42BC8">
        <w:t>fueled a policy debate: should REC be left to evolve organically, or does it require government guidance to ensure its benefits reach disadvantaged areas?</w:t>
      </w:r>
    </w:p>
    <w:p w14:paraId="1C79F8F3" w14:textId="77777777" w:rsidR="004C0F75" w:rsidRPr="00D42BC8" w:rsidRDefault="004C0F75" w:rsidP="00C26F39">
      <w:pPr>
        <w:spacing w:after="0"/>
        <w:ind w:firstLine="420"/>
      </w:pPr>
    </w:p>
    <w:p w14:paraId="368A0040" w14:textId="36D1B749" w:rsidR="00E01B72" w:rsidRPr="00D42BC8" w:rsidRDefault="004C0F75" w:rsidP="00E01B72">
      <w:pPr>
        <w:pStyle w:val="a1"/>
        <w:ind w:firstLineChars="0" w:firstLine="0"/>
        <w:rPr>
          <w:rFonts w:ascii="Times New Roman" w:hAnsi="Times New Roman" w:cs="Times New Roman"/>
          <w:b w:val="0"/>
        </w:rPr>
      </w:pPr>
      <w:r w:rsidRPr="00D42BC8">
        <w:rPr>
          <w:rFonts w:ascii="Times New Roman" w:hAnsi="Times New Roman" w:cs="Times New Roman"/>
        </w:rPr>
        <w:t>Table 1. Comparison of Taobao Villages and the RECD project</w:t>
      </w:r>
    </w:p>
    <w:tbl>
      <w:tblPr>
        <w:tblW w:w="0" w:type="auto"/>
        <w:tblBorders>
          <w:top w:val="single" w:sz="8" w:space="0" w:color="000000"/>
          <w:bottom w:val="single" w:sz="8" w:space="0" w:color="000000"/>
        </w:tblBorders>
        <w:tblLook w:val="04A0" w:firstRow="1" w:lastRow="0" w:firstColumn="1" w:lastColumn="0" w:noHBand="0" w:noVBand="1"/>
      </w:tblPr>
      <w:tblGrid>
        <w:gridCol w:w="1330"/>
        <w:gridCol w:w="1438"/>
        <w:gridCol w:w="1989"/>
        <w:gridCol w:w="1970"/>
        <w:gridCol w:w="1579"/>
      </w:tblGrid>
      <w:tr w:rsidR="00E01B72" w:rsidRPr="00D42BC8" w14:paraId="5CE10C03" w14:textId="77777777" w:rsidTr="001C233A">
        <w:trPr>
          <w:trHeight w:val="170"/>
        </w:trPr>
        <w:tc>
          <w:tcPr>
            <w:tcW w:w="0" w:type="auto"/>
            <w:tcBorders>
              <w:top w:val="single" w:sz="8" w:space="0" w:color="000000"/>
              <w:bottom w:val="single" w:sz="8" w:space="0" w:color="000000"/>
            </w:tcBorders>
            <w:vAlign w:val="center"/>
            <w:hideMark/>
          </w:tcPr>
          <w:p w14:paraId="6738592F" w14:textId="77777777" w:rsidR="00E01B72" w:rsidRPr="00D42BC8" w:rsidRDefault="00E01B72" w:rsidP="001C233A">
            <w:pPr>
              <w:pStyle w:val="a"/>
              <w:ind w:firstLineChars="0" w:firstLine="0"/>
              <w:jc w:val="both"/>
              <w:rPr>
                <w:rFonts w:cs="Times New Roman"/>
                <w:sz w:val="18"/>
                <w:szCs w:val="18"/>
              </w:rPr>
            </w:pPr>
            <w:r w:rsidRPr="00D42BC8">
              <w:rPr>
                <w:rFonts w:cs="Times New Roman"/>
                <w:sz w:val="18"/>
                <w:szCs w:val="18"/>
                <w:lang w:eastAsia="zh-CN"/>
              </w:rPr>
              <w:t>REC models</w:t>
            </w:r>
          </w:p>
        </w:tc>
        <w:tc>
          <w:tcPr>
            <w:tcW w:w="0" w:type="auto"/>
            <w:tcBorders>
              <w:top w:val="single" w:sz="8" w:space="0" w:color="000000"/>
              <w:bottom w:val="single" w:sz="8" w:space="0" w:color="000000"/>
            </w:tcBorders>
            <w:vAlign w:val="center"/>
            <w:hideMark/>
          </w:tcPr>
          <w:p w14:paraId="77C25A47" w14:textId="77777777" w:rsidR="00E01B72" w:rsidRPr="00D42BC8" w:rsidRDefault="00E01B72" w:rsidP="001C233A">
            <w:pPr>
              <w:pStyle w:val="a"/>
              <w:ind w:firstLineChars="0" w:firstLine="0"/>
              <w:jc w:val="both"/>
              <w:rPr>
                <w:rFonts w:cs="Times New Roman"/>
                <w:sz w:val="18"/>
                <w:szCs w:val="18"/>
              </w:rPr>
            </w:pPr>
            <w:r w:rsidRPr="00D42BC8">
              <w:rPr>
                <w:rFonts w:cs="Times New Roman"/>
                <w:sz w:val="18"/>
                <w:szCs w:val="18"/>
                <w:lang w:eastAsia="zh-CN"/>
              </w:rPr>
              <w:t>Spatial distribution</w:t>
            </w:r>
          </w:p>
        </w:tc>
        <w:tc>
          <w:tcPr>
            <w:tcW w:w="0" w:type="auto"/>
            <w:tcBorders>
              <w:top w:val="single" w:sz="8" w:space="0" w:color="000000"/>
              <w:bottom w:val="single" w:sz="8" w:space="0" w:color="000000"/>
            </w:tcBorders>
            <w:vAlign w:val="center"/>
            <w:hideMark/>
          </w:tcPr>
          <w:p w14:paraId="760E5FCF" w14:textId="77777777" w:rsidR="00E01B72" w:rsidRPr="00D42BC8" w:rsidRDefault="00E01B72" w:rsidP="001C233A">
            <w:pPr>
              <w:pStyle w:val="a"/>
              <w:ind w:firstLineChars="0" w:firstLine="0"/>
              <w:jc w:val="both"/>
              <w:rPr>
                <w:rFonts w:cs="Times New Roman"/>
                <w:sz w:val="18"/>
                <w:szCs w:val="18"/>
              </w:rPr>
            </w:pPr>
            <w:r w:rsidRPr="00D42BC8">
              <w:rPr>
                <w:rFonts w:cs="Times New Roman"/>
                <w:sz w:val="18"/>
                <w:szCs w:val="18"/>
                <w:lang w:eastAsia="zh-CN"/>
              </w:rPr>
              <w:t>Policy objectives</w:t>
            </w:r>
          </w:p>
        </w:tc>
        <w:tc>
          <w:tcPr>
            <w:tcW w:w="0" w:type="auto"/>
            <w:tcBorders>
              <w:top w:val="single" w:sz="8" w:space="0" w:color="000000"/>
              <w:bottom w:val="single" w:sz="8" w:space="0" w:color="000000"/>
            </w:tcBorders>
            <w:vAlign w:val="center"/>
            <w:hideMark/>
          </w:tcPr>
          <w:p w14:paraId="207E785E" w14:textId="77777777" w:rsidR="00E01B72" w:rsidRPr="00D42BC8" w:rsidRDefault="00E01B72" w:rsidP="001C233A">
            <w:pPr>
              <w:pStyle w:val="a"/>
              <w:ind w:firstLineChars="0" w:firstLine="0"/>
              <w:jc w:val="both"/>
              <w:rPr>
                <w:rFonts w:cs="Times New Roman"/>
                <w:sz w:val="18"/>
                <w:szCs w:val="18"/>
              </w:rPr>
            </w:pPr>
            <w:r w:rsidRPr="00D42BC8">
              <w:rPr>
                <w:rFonts w:cs="Times New Roman"/>
                <w:sz w:val="18"/>
                <w:szCs w:val="18"/>
                <w:lang w:eastAsia="zh-CN"/>
              </w:rPr>
              <w:t>Income effect</w:t>
            </w:r>
          </w:p>
        </w:tc>
        <w:tc>
          <w:tcPr>
            <w:tcW w:w="0" w:type="auto"/>
            <w:tcBorders>
              <w:top w:val="single" w:sz="8" w:space="0" w:color="000000"/>
              <w:bottom w:val="single" w:sz="8" w:space="0" w:color="000000"/>
            </w:tcBorders>
            <w:vAlign w:val="center"/>
            <w:hideMark/>
          </w:tcPr>
          <w:p w14:paraId="2EDC84D8" w14:textId="77777777" w:rsidR="00E01B72" w:rsidRPr="00D42BC8" w:rsidRDefault="00E01B72" w:rsidP="001C233A">
            <w:pPr>
              <w:pStyle w:val="a"/>
              <w:ind w:firstLineChars="0" w:firstLine="0"/>
              <w:jc w:val="both"/>
              <w:rPr>
                <w:rFonts w:cs="Times New Roman"/>
                <w:sz w:val="18"/>
                <w:szCs w:val="18"/>
              </w:rPr>
            </w:pPr>
            <w:r w:rsidRPr="00D42BC8">
              <w:rPr>
                <w:rFonts w:cs="Times New Roman"/>
                <w:sz w:val="18"/>
                <w:szCs w:val="18"/>
                <w:lang w:eastAsia="zh-CN"/>
              </w:rPr>
              <w:t>Urban-rural income gap</w:t>
            </w:r>
          </w:p>
        </w:tc>
      </w:tr>
      <w:tr w:rsidR="00E01B72" w:rsidRPr="00D42BC8" w14:paraId="61327347" w14:textId="77777777" w:rsidTr="001C233A">
        <w:trPr>
          <w:trHeight w:val="170"/>
        </w:trPr>
        <w:tc>
          <w:tcPr>
            <w:tcW w:w="0" w:type="auto"/>
            <w:tcBorders>
              <w:top w:val="single" w:sz="8" w:space="0" w:color="000000"/>
              <w:bottom w:val="single" w:sz="8" w:space="0" w:color="000000"/>
            </w:tcBorders>
            <w:vAlign w:val="center"/>
            <w:hideMark/>
          </w:tcPr>
          <w:p w14:paraId="4096BC1C" w14:textId="77777777" w:rsidR="00E01B72" w:rsidRPr="00D42BC8" w:rsidRDefault="00E01B72" w:rsidP="00F127D5">
            <w:pPr>
              <w:pStyle w:val="a"/>
              <w:ind w:firstLineChars="0" w:firstLine="0"/>
              <w:jc w:val="left"/>
              <w:rPr>
                <w:rFonts w:cs="Times New Roman"/>
                <w:sz w:val="18"/>
                <w:szCs w:val="18"/>
              </w:rPr>
              <w:pPrChange w:id="22" w:author="Gretchen Dykstra" w:date="2025-10-14T19:53:00Z" w16du:dateUtc="2025-10-14T23:53:00Z">
                <w:pPr>
                  <w:pStyle w:val="a"/>
                  <w:ind w:firstLineChars="0" w:firstLine="0"/>
                  <w:jc w:val="both"/>
                </w:pPr>
              </w:pPrChange>
            </w:pPr>
            <w:r w:rsidRPr="00D42BC8">
              <w:rPr>
                <w:rFonts w:cs="Times New Roman"/>
                <w:sz w:val="18"/>
                <w:szCs w:val="18"/>
                <w:lang w:eastAsia="zh-CN"/>
              </w:rPr>
              <w:t>TBVs (Market-oriented REC development)</w:t>
            </w:r>
          </w:p>
        </w:tc>
        <w:tc>
          <w:tcPr>
            <w:tcW w:w="0" w:type="auto"/>
            <w:tcBorders>
              <w:top w:val="single" w:sz="8" w:space="0" w:color="000000"/>
              <w:bottom w:val="single" w:sz="8" w:space="0" w:color="000000"/>
            </w:tcBorders>
            <w:vAlign w:val="center"/>
            <w:hideMark/>
          </w:tcPr>
          <w:p w14:paraId="71BB6306" w14:textId="77777777" w:rsidR="00E01B72" w:rsidRPr="00D42BC8" w:rsidRDefault="00E01B72" w:rsidP="00F127D5">
            <w:pPr>
              <w:pStyle w:val="a"/>
              <w:ind w:firstLineChars="0" w:firstLine="0"/>
              <w:jc w:val="left"/>
              <w:rPr>
                <w:rFonts w:cs="Times New Roman"/>
                <w:sz w:val="18"/>
                <w:szCs w:val="18"/>
              </w:rPr>
              <w:pPrChange w:id="23" w:author="Gretchen Dykstra" w:date="2025-10-14T19:53:00Z" w16du:dateUtc="2025-10-14T23:53:00Z">
                <w:pPr>
                  <w:pStyle w:val="a"/>
                  <w:ind w:firstLineChars="0" w:firstLine="0"/>
                  <w:jc w:val="both"/>
                </w:pPr>
              </w:pPrChange>
            </w:pPr>
            <w:r w:rsidRPr="00D42BC8">
              <w:rPr>
                <w:rFonts w:cs="Times New Roman"/>
                <w:sz w:val="18"/>
                <w:szCs w:val="18"/>
                <w:lang w:eastAsia="zh-CN"/>
              </w:rPr>
              <w:t xml:space="preserve">Peri-urban villages in China’s economically advanced eastern provinces. </w:t>
            </w:r>
          </w:p>
        </w:tc>
        <w:tc>
          <w:tcPr>
            <w:tcW w:w="0" w:type="auto"/>
            <w:tcBorders>
              <w:top w:val="single" w:sz="8" w:space="0" w:color="000000"/>
              <w:bottom w:val="single" w:sz="8" w:space="0" w:color="000000"/>
            </w:tcBorders>
            <w:vAlign w:val="center"/>
            <w:hideMark/>
          </w:tcPr>
          <w:p w14:paraId="3CD2C9C0" w14:textId="77777777" w:rsidR="00E01B72" w:rsidRPr="00D42BC8" w:rsidRDefault="00E01B72" w:rsidP="00F127D5">
            <w:pPr>
              <w:pStyle w:val="a"/>
              <w:ind w:firstLineChars="0" w:firstLine="0"/>
              <w:jc w:val="left"/>
              <w:rPr>
                <w:rFonts w:cs="Times New Roman"/>
                <w:sz w:val="18"/>
                <w:szCs w:val="18"/>
              </w:rPr>
              <w:pPrChange w:id="24" w:author="Gretchen Dykstra" w:date="2025-10-14T19:53:00Z" w16du:dateUtc="2025-10-14T23:53:00Z">
                <w:pPr>
                  <w:pStyle w:val="a"/>
                  <w:ind w:firstLineChars="0" w:firstLine="0"/>
                  <w:jc w:val="both"/>
                </w:pPr>
              </w:pPrChange>
            </w:pPr>
            <w:r w:rsidRPr="00D42BC8">
              <w:rPr>
                <w:rFonts w:cs="Times New Roman"/>
                <w:sz w:val="18"/>
                <w:szCs w:val="18"/>
                <w:lang w:eastAsia="zh-CN"/>
              </w:rPr>
              <w:t>No explicit policy objectives identified.</w:t>
            </w:r>
          </w:p>
        </w:tc>
        <w:tc>
          <w:tcPr>
            <w:tcW w:w="0" w:type="auto"/>
            <w:tcBorders>
              <w:top w:val="single" w:sz="8" w:space="0" w:color="000000"/>
              <w:bottom w:val="single" w:sz="8" w:space="0" w:color="000000"/>
            </w:tcBorders>
            <w:vAlign w:val="center"/>
            <w:hideMark/>
          </w:tcPr>
          <w:p w14:paraId="7D92AC3A" w14:textId="79968460" w:rsidR="00E01B72" w:rsidRPr="00D42BC8" w:rsidRDefault="00E01B72" w:rsidP="00F127D5">
            <w:pPr>
              <w:pStyle w:val="a"/>
              <w:ind w:firstLineChars="0" w:firstLine="0"/>
              <w:jc w:val="left"/>
              <w:rPr>
                <w:rFonts w:cs="Times New Roman"/>
                <w:sz w:val="18"/>
                <w:szCs w:val="18"/>
              </w:rPr>
              <w:pPrChange w:id="25" w:author="Gretchen Dykstra" w:date="2025-10-14T19:53:00Z" w16du:dateUtc="2025-10-14T23:53:00Z">
                <w:pPr>
                  <w:pStyle w:val="a"/>
                  <w:ind w:firstLineChars="0" w:firstLine="0"/>
                  <w:jc w:val="both"/>
                </w:pPr>
              </w:pPrChange>
            </w:pPr>
            <w:r w:rsidRPr="00D42BC8">
              <w:rPr>
                <w:rFonts w:cs="Times New Roman"/>
                <w:sz w:val="18"/>
                <w:szCs w:val="18"/>
                <w:lang w:eastAsia="zh-CN"/>
              </w:rPr>
              <w:t xml:space="preserve">Contributes to increased income for both urban and rural populations </w:t>
            </w:r>
            <w:r w:rsidRPr="00D42BC8">
              <w:rPr>
                <w:rFonts w:cs="Times New Roman"/>
                <w:sz w:val="18"/>
                <w:szCs w:val="18"/>
                <w:lang w:eastAsia="zh-CN"/>
              </w:rPr>
              <w:fldChar w:fldCharType="begin"/>
            </w:r>
            <w:r w:rsidR="00F07967" w:rsidRPr="00D42BC8">
              <w:rPr>
                <w:rFonts w:cs="Times New Roman"/>
                <w:sz w:val="18"/>
                <w:szCs w:val="18"/>
                <w:lang w:eastAsia="zh-CN"/>
              </w:rPr>
              <w:instrText xml:space="preserve"> ADDIN ZOTERO_ITEM CSL_CITATION {"citationID":"vBNIjQ5u","properties":{"formattedCitation":"(Tang et al., 2022)","plainCitation":"(Tang et al., 2022)","noteIndex":0},"citationItems":[{"id":1923,"uris":["http://zotero.org/users/14495164/items/2QWZX3KM"],"itemData":{"id":1923,"type":"article-journal","container-title":"International Review of Economics &amp; Finance","DOI":"10.1016/j.iref.2021.12.019","ISSN":"10590560","journalAbbreviation":"International Review of Economics &amp; Finance","language":"en","page":"540-553","source":"DOI.org (Crossref)","title":"Can the E-commercialization improve residents’ income? --Evidence from “Taobao Counties” in China","title-short":"Can the E-commercialization improve residents’ income?","volume":"78","author":[{"family":"Tang","given":"Ke"},{"family":"Xiong","given":"Qiaoqin"},{"family":"Zhang","given":"Fengyu"}],"issued":{"date-parts":[["2022",3]]}}}],"schema":"https://github.com/citation-style-language/schema/raw/master/csl-citation.json"} </w:instrText>
            </w:r>
            <w:r w:rsidRPr="00D42BC8">
              <w:rPr>
                <w:rFonts w:cs="Times New Roman"/>
                <w:sz w:val="18"/>
                <w:szCs w:val="18"/>
                <w:lang w:eastAsia="zh-CN"/>
              </w:rPr>
              <w:fldChar w:fldCharType="separate"/>
            </w:r>
            <w:r w:rsidR="009A53A9" w:rsidRPr="00D42BC8">
              <w:rPr>
                <w:rFonts w:cs="Times New Roman"/>
                <w:sz w:val="18"/>
              </w:rPr>
              <w:t>(Tang et al.</w:t>
            </w:r>
            <w:del w:id="26" w:author="Gretchen Dykstra" w:date="2025-10-14T19:52:00Z" w16du:dateUtc="2025-10-14T23:52:00Z">
              <w:r w:rsidR="009A53A9" w:rsidRPr="00D42BC8" w:rsidDel="00F127D5">
                <w:rPr>
                  <w:rFonts w:cs="Times New Roman"/>
                  <w:sz w:val="18"/>
                </w:rPr>
                <w:delText>,</w:delText>
              </w:r>
            </w:del>
            <w:r w:rsidR="009A53A9" w:rsidRPr="00D42BC8">
              <w:rPr>
                <w:rFonts w:cs="Times New Roman"/>
                <w:sz w:val="18"/>
              </w:rPr>
              <w:t xml:space="preserve"> 2022)</w:t>
            </w:r>
            <w:r w:rsidRPr="00D42BC8">
              <w:rPr>
                <w:rFonts w:cs="Times New Roman"/>
                <w:sz w:val="18"/>
                <w:szCs w:val="18"/>
                <w:lang w:eastAsia="zh-CN"/>
              </w:rPr>
              <w:fldChar w:fldCharType="end"/>
            </w:r>
            <w:r w:rsidRPr="00D42BC8">
              <w:rPr>
                <w:rFonts w:cs="Times New Roman"/>
                <w:sz w:val="18"/>
                <w:szCs w:val="18"/>
                <w:lang w:eastAsia="zh-CN"/>
              </w:rPr>
              <w:t>.</w:t>
            </w:r>
          </w:p>
        </w:tc>
        <w:tc>
          <w:tcPr>
            <w:tcW w:w="0" w:type="auto"/>
            <w:tcBorders>
              <w:top w:val="single" w:sz="8" w:space="0" w:color="000000"/>
              <w:bottom w:val="single" w:sz="8" w:space="0" w:color="000000"/>
            </w:tcBorders>
            <w:vAlign w:val="center"/>
            <w:hideMark/>
          </w:tcPr>
          <w:p w14:paraId="7EE63955" w14:textId="74A231F9" w:rsidR="00E01B72" w:rsidRPr="00D42BC8" w:rsidRDefault="00E01B72" w:rsidP="00F127D5">
            <w:pPr>
              <w:pStyle w:val="a"/>
              <w:ind w:firstLineChars="0" w:firstLine="0"/>
              <w:jc w:val="left"/>
              <w:rPr>
                <w:rFonts w:cs="Times New Roman"/>
                <w:sz w:val="18"/>
                <w:szCs w:val="18"/>
              </w:rPr>
              <w:pPrChange w:id="27" w:author="Gretchen Dykstra" w:date="2025-10-14T19:53:00Z" w16du:dateUtc="2025-10-14T23:53:00Z">
                <w:pPr>
                  <w:pStyle w:val="a"/>
                  <w:ind w:firstLineChars="0" w:firstLine="0"/>
                  <w:jc w:val="both"/>
                </w:pPr>
              </w:pPrChange>
            </w:pPr>
            <w:r w:rsidRPr="00D42BC8">
              <w:rPr>
                <w:rFonts w:cs="Times New Roman"/>
                <w:sz w:val="18"/>
                <w:szCs w:val="18"/>
                <w:lang w:eastAsia="zh-CN"/>
              </w:rPr>
              <w:t>Exacerbates the urban-rural income disparity due to industrial specialization and urbanization processes</w:t>
            </w:r>
            <w:r w:rsidR="001F1726" w:rsidRPr="00D42BC8">
              <w:rPr>
                <w:rFonts w:cs="Times New Roman"/>
                <w:sz w:val="18"/>
                <w:szCs w:val="18"/>
                <w:lang w:eastAsia="zh-CN"/>
              </w:rPr>
              <w:t xml:space="preserve"> </w:t>
            </w:r>
            <w:r w:rsidR="001F1726" w:rsidRPr="00D42BC8">
              <w:rPr>
                <w:rFonts w:cs="Times New Roman"/>
                <w:sz w:val="18"/>
                <w:szCs w:val="18"/>
                <w:lang w:eastAsia="zh-CN"/>
              </w:rPr>
              <w:fldChar w:fldCharType="begin"/>
            </w:r>
            <w:r w:rsidR="001F1726" w:rsidRPr="00D42BC8">
              <w:rPr>
                <w:rFonts w:cs="Times New Roman"/>
                <w:sz w:val="18"/>
                <w:szCs w:val="18"/>
                <w:lang w:eastAsia="zh-CN"/>
              </w:rPr>
              <w:instrText xml:space="preserve"> ADDIN ZOTERO_ITEM CSL_CITATION {"citationID":"v3lFHcr4","properties":{"formattedCitation":"(Liu and Zhou, 2023)","plainCitation":"(Liu and Zhou, 2023)","noteIndex":0},"citationItems":[{"id":160,"uris":["http://zotero.org/users/14495164/items/IRJ9HZ4I"],"itemData":{"id":160,"type":"article-journal","abstract":"Purpose – The digital economy is expected to revive the countryside and reduce the current level of urban–rural inequality. Nevertheless, whether rural e-commerce can narrow the urban–rural income gap still requires further analysis. The purpose of this paper is to clarify whether this goal is, in fact, being achieved.","container-title":"China Agricultural Economic Review","DOI":"10.1108/CAER-09-2022-0221","ISSN":"1756-137X","issue":"3","journalAbbreviation":"CAER","language":"en","license":"https://www.emerald.com/insight/site-policies","page":"580-603","source":"DOI.org (Crossref)","title":"Can rural e-commerce narrow the urban–rural income gap? Evidence from coverage of Taobao villages in China","title-short":"Can rural e-commerce narrow the urban–rural income gap?","volume":"15","author":[{"family":"Liu","given":"Yang"},{"family":"Zhou","given":"Mi"}],"issued":{"date-parts":[["2023",8,29]]}}}],"schema":"https://github.com/citation-style-language/schema/raw/master/csl-citation.json"} </w:instrText>
            </w:r>
            <w:r w:rsidR="001F1726" w:rsidRPr="00D42BC8">
              <w:rPr>
                <w:rFonts w:cs="Times New Roman"/>
                <w:sz w:val="18"/>
                <w:szCs w:val="18"/>
                <w:lang w:eastAsia="zh-CN"/>
              </w:rPr>
              <w:fldChar w:fldCharType="separate"/>
            </w:r>
            <w:r w:rsidR="009A53A9" w:rsidRPr="00D42BC8">
              <w:rPr>
                <w:rFonts w:cs="Times New Roman"/>
                <w:sz w:val="18"/>
              </w:rPr>
              <w:t>(Liu and Zhou</w:t>
            </w:r>
            <w:del w:id="28" w:author="Gretchen Dykstra" w:date="2025-10-14T19:52:00Z" w16du:dateUtc="2025-10-14T23:52:00Z">
              <w:r w:rsidR="009A53A9" w:rsidRPr="00D42BC8" w:rsidDel="00F127D5">
                <w:rPr>
                  <w:rFonts w:cs="Times New Roman"/>
                  <w:sz w:val="18"/>
                </w:rPr>
                <w:delText>,</w:delText>
              </w:r>
            </w:del>
            <w:r w:rsidR="009A53A9" w:rsidRPr="00D42BC8">
              <w:rPr>
                <w:rFonts w:cs="Times New Roman"/>
                <w:sz w:val="18"/>
              </w:rPr>
              <w:t xml:space="preserve"> 2023)</w:t>
            </w:r>
            <w:r w:rsidR="001F1726" w:rsidRPr="00D42BC8">
              <w:rPr>
                <w:rFonts w:cs="Times New Roman"/>
                <w:sz w:val="18"/>
                <w:szCs w:val="18"/>
                <w:lang w:eastAsia="zh-CN"/>
              </w:rPr>
              <w:fldChar w:fldCharType="end"/>
            </w:r>
            <w:r w:rsidRPr="00D42BC8">
              <w:rPr>
                <w:rFonts w:cs="Times New Roman"/>
                <w:sz w:val="18"/>
                <w:szCs w:val="18"/>
              </w:rPr>
              <w:t>.</w:t>
            </w:r>
          </w:p>
        </w:tc>
      </w:tr>
      <w:tr w:rsidR="00E01B72" w:rsidRPr="00D42BC8" w14:paraId="210C81C0" w14:textId="77777777" w:rsidTr="001C233A">
        <w:trPr>
          <w:trHeight w:val="170"/>
        </w:trPr>
        <w:tc>
          <w:tcPr>
            <w:tcW w:w="0" w:type="auto"/>
            <w:tcBorders>
              <w:top w:val="single" w:sz="8" w:space="0" w:color="000000"/>
            </w:tcBorders>
            <w:vAlign w:val="center"/>
            <w:hideMark/>
          </w:tcPr>
          <w:p w14:paraId="677D5F4E" w14:textId="77777777" w:rsidR="00E01B72" w:rsidRPr="00D42BC8" w:rsidRDefault="00E01B72" w:rsidP="00F127D5">
            <w:pPr>
              <w:pStyle w:val="a"/>
              <w:ind w:firstLineChars="0" w:firstLine="0"/>
              <w:jc w:val="left"/>
              <w:rPr>
                <w:rFonts w:cs="Times New Roman"/>
                <w:sz w:val="18"/>
                <w:szCs w:val="18"/>
              </w:rPr>
              <w:pPrChange w:id="29" w:author="Gretchen Dykstra" w:date="2025-10-14T19:53:00Z" w16du:dateUtc="2025-10-14T23:53:00Z">
                <w:pPr>
                  <w:pStyle w:val="a"/>
                  <w:ind w:firstLineChars="0" w:firstLine="0"/>
                  <w:jc w:val="both"/>
                </w:pPr>
              </w:pPrChange>
            </w:pPr>
            <w:r w:rsidRPr="00D42BC8">
              <w:rPr>
                <w:rFonts w:cs="Times New Roman"/>
                <w:sz w:val="18"/>
                <w:szCs w:val="18"/>
                <w:lang w:eastAsia="zh-CN"/>
              </w:rPr>
              <w:t>RECD project (Policy-oriented REC development)</w:t>
            </w:r>
          </w:p>
        </w:tc>
        <w:tc>
          <w:tcPr>
            <w:tcW w:w="0" w:type="auto"/>
            <w:tcBorders>
              <w:top w:val="single" w:sz="8" w:space="0" w:color="000000"/>
            </w:tcBorders>
            <w:vAlign w:val="center"/>
            <w:hideMark/>
          </w:tcPr>
          <w:p w14:paraId="4FBE1E7C" w14:textId="77777777" w:rsidR="00E01B72" w:rsidRPr="00D42BC8" w:rsidRDefault="00E01B72" w:rsidP="00F127D5">
            <w:pPr>
              <w:pStyle w:val="a"/>
              <w:ind w:firstLineChars="0" w:firstLine="0"/>
              <w:jc w:val="left"/>
              <w:rPr>
                <w:rFonts w:cs="Times New Roman"/>
                <w:sz w:val="18"/>
                <w:szCs w:val="18"/>
              </w:rPr>
              <w:pPrChange w:id="30" w:author="Gretchen Dykstra" w:date="2025-10-14T19:53:00Z" w16du:dateUtc="2025-10-14T23:53:00Z">
                <w:pPr>
                  <w:pStyle w:val="a"/>
                  <w:ind w:firstLineChars="0" w:firstLine="0"/>
                  <w:jc w:val="both"/>
                </w:pPr>
              </w:pPrChange>
            </w:pPr>
            <w:r w:rsidRPr="00D42BC8">
              <w:rPr>
                <w:rFonts w:cs="Times New Roman"/>
                <w:sz w:val="18"/>
                <w:szCs w:val="18"/>
                <w:lang w:eastAsia="zh-CN"/>
              </w:rPr>
              <w:t xml:space="preserve">Counties within less-developed regions of China, covering 832 poverty-stricken counties. </w:t>
            </w:r>
          </w:p>
        </w:tc>
        <w:tc>
          <w:tcPr>
            <w:tcW w:w="0" w:type="auto"/>
            <w:tcBorders>
              <w:top w:val="single" w:sz="8" w:space="0" w:color="000000"/>
            </w:tcBorders>
            <w:vAlign w:val="center"/>
            <w:hideMark/>
          </w:tcPr>
          <w:p w14:paraId="4BA44B25" w14:textId="77777777" w:rsidR="00E01B72" w:rsidRPr="00D42BC8" w:rsidRDefault="00E01B72" w:rsidP="00F127D5">
            <w:pPr>
              <w:pStyle w:val="a"/>
              <w:ind w:firstLineChars="0" w:firstLine="0"/>
              <w:jc w:val="left"/>
              <w:rPr>
                <w:rFonts w:cs="Times New Roman"/>
                <w:sz w:val="18"/>
                <w:szCs w:val="18"/>
              </w:rPr>
              <w:pPrChange w:id="31" w:author="Gretchen Dykstra" w:date="2025-10-14T19:53:00Z" w16du:dateUtc="2025-10-14T23:53:00Z">
                <w:pPr>
                  <w:pStyle w:val="a"/>
                  <w:ind w:firstLineChars="0" w:firstLine="0"/>
                  <w:jc w:val="both"/>
                </w:pPr>
              </w:pPrChange>
            </w:pPr>
            <w:r w:rsidRPr="00D42BC8">
              <w:rPr>
                <w:rFonts w:cs="Times New Roman"/>
                <w:sz w:val="18"/>
                <w:szCs w:val="18"/>
                <w:lang w:eastAsia="zh-CN"/>
              </w:rPr>
              <w:t>Aims to promote agricultural product commercialization, foster high-quality rural economic growth, and mitigate the urban-rural divide.</w:t>
            </w:r>
          </w:p>
        </w:tc>
        <w:tc>
          <w:tcPr>
            <w:tcW w:w="0" w:type="auto"/>
            <w:tcBorders>
              <w:top w:val="single" w:sz="8" w:space="0" w:color="000000"/>
            </w:tcBorders>
            <w:vAlign w:val="center"/>
            <w:hideMark/>
          </w:tcPr>
          <w:p w14:paraId="78E3AAF2" w14:textId="154C5731" w:rsidR="00E01B72" w:rsidRPr="00D42BC8" w:rsidRDefault="00E01B72" w:rsidP="00F127D5">
            <w:pPr>
              <w:pStyle w:val="a"/>
              <w:ind w:firstLineChars="0" w:firstLine="0"/>
              <w:jc w:val="left"/>
              <w:rPr>
                <w:rFonts w:cs="Times New Roman"/>
                <w:sz w:val="18"/>
                <w:szCs w:val="18"/>
              </w:rPr>
              <w:pPrChange w:id="32" w:author="Gretchen Dykstra" w:date="2025-10-14T19:53:00Z" w16du:dateUtc="2025-10-14T23:53:00Z">
                <w:pPr>
                  <w:pStyle w:val="a"/>
                  <w:ind w:firstLineChars="0" w:firstLine="0"/>
                  <w:jc w:val="both"/>
                </w:pPr>
              </w:pPrChange>
            </w:pPr>
            <w:r w:rsidRPr="00D42BC8">
              <w:rPr>
                <w:rFonts w:cs="Times New Roman"/>
                <w:sz w:val="18"/>
                <w:szCs w:val="18"/>
                <w:lang w:eastAsia="zh-CN"/>
              </w:rPr>
              <w:t xml:space="preserve">Positively impacts rural household income, with a disproportionately beneficial effect on vulnerable, low-income rural populations </w:t>
            </w:r>
            <w:r w:rsidRPr="00D42BC8">
              <w:rPr>
                <w:rFonts w:cs="Times New Roman"/>
                <w:sz w:val="18"/>
                <w:szCs w:val="18"/>
                <w:lang w:eastAsia="zh-CN"/>
              </w:rPr>
              <w:fldChar w:fldCharType="begin"/>
            </w:r>
            <w:r w:rsidRPr="00D42BC8">
              <w:rPr>
                <w:rFonts w:cs="Times New Roman"/>
                <w:sz w:val="18"/>
                <w:szCs w:val="18"/>
                <w:lang w:eastAsia="zh-CN"/>
              </w:rPr>
              <w:instrText xml:space="preserve"> ADDIN ZOTERO_ITEM CSL_CITATION {"citationID":"IvdFW3WN","properties":{"formattedCitation":"(Sun et al., 2025)","plainCitation":"(Sun et al., 2025)","noteIndex":0},"citationItems":[{"id":1436,"uris":["http://zotero.org/users/14495164/items/NPSJ3KNK"],"itemData":{"id":1436,"type":"article-journal","abstract":"ABSTRACT\n            The popularization of information and communication technology (ICT), particularly the extensive use of the digital technologies in rural areas, has propelled the growth of rural e‐commerce. Despite the non‐negligible role played by rural e‐commerce in the revitalization of China's rural areas, how such gains are distributed among rural households remains underexplored. This study aims to assess how rural e‐commerce development affects income inequality among rural households, exploring both the direct impacts and underlying mechanisms. We utilize the quasi‐natural experiment with the “Rural E‐commerce Comprehensive Demonstration Project” (RECD project) and data from the China Household Finance Survey (CHFS) spanning 2013 to 2019. We find that rural e‐commerce significantly reduces income inequality. This effect complements the development of digital finance and is more pronounced in regions with extensive online sales of agricultural products. Furthermore, this reduction remains significant regardless of the ex‐ante county poverty level. Mechanisms analysis illustrates: (1) a skewed‐income increasing effect; (2) efficient reallocation of rural labor between agricultural and non‐agricultural sectors; and (3) minimal impact on rural entrepreneurship due to physical capital constraints. These findings provide empirical support for digital agriculture policies and offer guidance for emerging economies aiming to increase farmer incomes and reduce rural household income disparities.","container-title":"Review of Development Economics","DOI":"10.1111/rode.13221","ISSN":"1363-6669, 1467-9361","journalAbbreviation":"Review Development Economics","language":"en","page":"rode.13221","source":"DOI.org (Crossref)","title":"Build or Break? The Impact of Rural E‐Commerce on Household Income Inequality in China","title-short":"Build or Break?","author":[{"family":"Sun","given":"Yongming"},{"family":"Yuan","given":"Yiming"},{"family":"Wang","given":"Lei"}],"issued":{"date-parts":[["2025",3,21]]}}}],"schema":"https://github.com/citation-style-language/schema/raw/master/csl-citation.json"} </w:instrText>
            </w:r>
            <w:r w:rsidRPr="00D42BC8">
              <w:rPr>
                <w:rFonts w:cs="Times New Roman"/>
                <w:sz w:val="18"/>
                <w:szCs w:val="18"/>
                <w:lang w:eastAsia="zh-CN"/>
              </w:rPr>
              <w:fldChar w:fldCharType="separate"/>
            </w:r>
            <w:r w:rsidR="009A53A9" w:rsidRPr="00D42BC8">
              <w:rPr>
                <w:rFonts w:cs="Times New Roman"/>
                <w:sz w:val="18"/>
              </w:rPr>
              <w:t>(Sun et al.</w:t>
            </w:r>
            <w:del w:id="33" w:author="Gretchen Dykstra" w:date="2025-10-14T19:54:00Z" w16du:dateUtc="2025-10-14T23:54:00Z">
              <w:r w:rsidR="009A53A9" w:rsidRPr="00D42BC8" w:rsidDel="00F85723">
                <w:rPr>
                  <w:rFonts w:cs="Times New Roman"/>
                  <w:sz w:val="18"/>
                </w:rPr>
                <w:delText>,</w:delText>
              </w:r>
            </w:del>
            <w:r w:rsidR="009A53A9" w:rsidRPr="00D42BC8">
              <w:rPr>
                <w:rFonts w:cs="Times New Roman"/>
                <w:sz w:val="18"/>
              </w:rPr>
              <w:t xml:space="preserve"> 2025)</w:t>
            </w:r>
            <w:r w:rsidRPr="00D42BC8">
              <w:rPr>
                <w:rFonts w:cs="Times New Roman"/>
                <w:sz w:val="18"/>
                <w:szCs w:val="18"/>
                <w:lang w:eastAsia="zh-CN"/>
              </w:rPr>
              <w:fldChar w:fldCharType="end"/>
            </w:r>
            <w:r w:rsidRPr="00D42BC8">
              <w:rPr>
                <w:rFonts w:cs="Times New Roman"/>
                <w:sz w:val="18"/>
                <w:szCs w:val="18"/>
                <w:lang w:eastAsia="zh-CN"/>
              </w:rPr>
              <w:t>.</w:t>
            </w:r>
          </w:p>
        </w:tc>
        <w:tc>
          <w:tcPr>
            <w:tcW w:w="0" w:type="auto"/>
            <w:tcBorders>
              <w:top w:val="single" w:sz="8" w:space="0" w:color="000000"/>
            </w:tcBorders>
            <w:vAlign w:val="center"/>
            <w:hideMark/>
          </w:tcPr>
          <w:p w14:paraId="51220451" w14:textId="77777777" w:rsidR="00E01B72" w:rsidRPr="00D42BC8" w:rsidRDefault="00E01B72" w:rsidP="00F127D5">
            <w:pPr>
              <w:pStyle w:val="a"/>
              <w:ind w:firstLineChars="0" w:firstLine="0"/>
              <w:jc w:val="left"/>
              <w:rPr>
                <w:rFonts w:cs="Times New Roman"/>
                <w:sz w:val="18"/>
                <w:szCs w:val="18"/>
              </w:rPr>
              <w:pPrChange w:id="34" w:author="Gretchen Dykstra" w:date="2025-10-14T19:53:00Z" w16du:dateUtc="2025-10-14T23:53:00Z">
                <w:pPr>
                  <w:pStyle w:val="a"/>
                  <w:ind w:firstLineChars="0" w:firstLine="0"/>
                  <w:jc w:val="both"/>
                </w:pPr>
              </w:pPrChange>
            </w:pPr>
            <w:r w:rsidRPr="00D42BC8">
              <w:rPr>
                <w:rFonts w:cs="Times New Roman"/>
                <w:sz w:val="18"/>
                <w:szCs w:val="18"/>
                <w:lang w:eastAsia="zh-CN"/>
              </w:rPr>
              <w:t>Ameliorates the income gap through enhanced rural income generation.</w:t>
            </w:r>
          </w:p>
        </w:tc>
      </w:tr>
    </w:tbl>
    <w:p w14:paraId="708D7F9E" w14:textId="5D00F812" w:rsidR="00163511" w:rsidRPr="00D42BC8" w:rsidRDefault="00163511" w:rsidP="00163511">
      <w:pPr>
        <w:pStyle w:val="a0"/>
        <w:spacing w:afterLines="50" w:after="156" w:line="276" w:lineRule="auto"/>
        <w:rPr>
          <w:rFonts w:ascii="Times New Roman" w:hAnsi="Times New Roman" w:cs="Times New Roman"/>
          <w:sz w:val="18"/>
          <w:szCs w:val="18"/>
        </w:rPr>
      </w:pPr>
      <w:r w:rsidRPr="00D42BC8">
        <w:rPr>
          <w:rFonts w:ascii="Times New Roman" w:hAnsi="Times New Roman" w:cs="Times New Roman"/>
          <w:b/>
          <w:sz w:val="18"/>
          <w:szCs w:val="18"/>
        </w:rPr>
        <w:t>Notes:</w:t>
      </w:r>
      <w:r w:rsidRPr="00D42BC8">
        <w:rPr>
          <w:rFonts w:ascii="Times New Roman" w:hAnsi="Times New Roman" w:cs="Times New Roman"/>
          <w:sz w:val="18"/>
          <w:szCs w:val="18"/>
        </w:rPr>
        <w:t xml:space="preserve"> This table contrasts two models of rural e-commerce. Taobao Villages, emerging organically in peri-urban eastern provinces, boosted incomes but widened disparities. By contrast, the policy-driven RECD project targeted disadvantaged counties, raised rural household incomes, and reduced the urban-rural income gap.</w:t>
      </w:r>
    </w:p>
    <w:p w14:paraId="62F5D6A5" w14:textId="680B2E7F" w:rsidR="00E01B72" w:rsidRPr="00D42BC8" w:rsidRDefault="00C34948" w:rsidP="00E01B72">
      <w:pPr>
        <w:spacing w:after="0"/>
        <w:ind w:firstLine="420"/>
      </w:pPr>
      <w:r w:rsidRPr="00D42BC8">
        <w:t xml:space="preserve">To address this question, our recent study turns to China’s </w:t>
      </w:r>
      <w:del w:id="35" w:author="Gretchen Dykstra" w:date="2025-10-14T19:54:00Z" w16du:dateUtc="2025-10-14T23:54:00Z">
        <w:r w:rsidRPr="00D42BC8" w:rsidDel="00AC504C">
          <w:delText>“</w:delText>
        </w:r>
      </w:del>
      <w:r w:rsidRPr="00D42BC8">
        <w:t>Rural E-Commerce Comprehensive Demonstration</w:t>
      </w:r>
      <w:del w:id="36" w:author="Gretchen Dykstra" w:date="2025-10-14T19:54:00Z" w16du:dateUtc="2025-10-14T23:54:00Z">
        <w:r w:rsidRPr="00D42BC8" w:rsidDel="00AC504C">
          <w:delText>”</w:delText>
        </w:r>
      </w:del>
      <w:r w:rsidRPr="00D42BC8">
        <w:t xml:space="preserve"> (RECD) project, launched in 2014. Unlike TBVs, the RECD project is a top-down initiative that deliberately targets less-developed and poverty-stricken counties.</w:t>
      </w:r>
      <w:r w:rsidR="008E7E31" w:rsidRPr="00D42BC8">
        <w:t xml:space="preserve"> Following an initial pilot phase that identified replicable models based on existing REC infrastructure, the project strategically prioritized less developed regions, particularly officially designated poverty counties, between 2015 and 2019. During this period, selection criteria favored nationally recognized poverty counties meeting specific developmental needs. As a result, the spatial distribution of the RECD pilot counties is heavily skewed toward</w:t>
      </w:r>
      <w:del w:id="37" w:author="Gretchen Dykstra" w:date="2025-10-14T19:55:00Z" w16du:dateUtc="2025-10-14T23:55:00Z">
        <w:r w:rsidR="008E7E31" w:rsidRPr="00D42BC8" w:rsidDel="006A7072">
          <w:delText>s</w:delText>
        </w:r>
      </w:del>
      <w:r w:rsidR="008E7E31" w:rsidRPr="00D42BC8">
        <w:t xml:space="preserve"> China’s less developed central and western regions (Figure 1). </w:t>
      </w:r>
      <w:commentRangeStart w:id="38"/>
      <w:r w:rsidRPr="00D42BC8">
        <w:t>Its design is ambitious: establishing county-level logistics hubs and village service stations, subsidizing training in digital skills, and promoting the sale of local agricultural products.</w:t>
      </w:r>
      <w:commentRangeEnd w:id="38"/>
      <w:r w:rsidR="00706206" w:rsidRPr="00D42BC8">
        <w:rPr>
          <w:rStyle w:val="CommentReference"/>
        </w:rPr>
        <w:commentReference w:id="38"/>
      </w:r>
      <w:r w:rsidRPr="00D42BC8">
        <w:t xml:space="preserve"> </w:t>
      </w:r>
      <w:r w:rsidR="009D1228" w:rsidRPr="00D42BC8">
        <w:t xml:space="preserve">Backed by over 20 billion yuan in funding from the central government, </w:t>
      </w:r>
      <w:commentRangeStart w:id="39"/>
      <w:r w:rsidRPr="00D42BC8">
        <w:t xml:space="preserve">the program </w:t>
      </w:r>
      <w:del w:id="40" w:author="Gretchen Dykstra" w:date="2025-10-14T19:55:00Z" w16du:dateUtc="2025-10-14T23:55:00Z">
        <w:r w:rsidRPr="00D42BC8" w:rsidDel="006A7072">
          <w:delText xml:space="preserve">had </w:delText>
        </w:r>
      </w:del>
      <w:r w:rsidRPr="00D42BC8">
        <w:t>created more than 2,700 county-level centers and 1.58 million village-level stations</w:t>
      </w:r>
      <w:r w:rsidR="00F673C6" w:rsidRPr="00D42BC8">
        <w:t xml:space="preserve"> </w:t>
      </w:r>
      <w:r w:rsidR="00F673C6" w:rsidRPr="00D42BC8">
        <w:rPr>
          <w:rFonts w:eastAsiaTheme="minorEastAsia"/>
          <w:lang w:eastAsia="zh-CN"/>
        </w:rPr>
        <w:t>by 2022</w:t>
      </w:r>
      <w:r w:rsidRPr="00D42BC8">
        <w:t xml:space="preserve">, reducing “last-mile delivery” barriers </w:t>
      </w:r>
      <w:commentRangeEnd w:id="39"/>
      <w:r w:rsidR="001C65D2" w:rsidRPr="00D42BC8">
        <w:rPr>
          <w:rStyle w:val="CommentReference"/>
        </w:rPr>
        <w:commentReference w:id="39"/>
      </w:r>
      <w:r w:rsidRPr="00D42BC8">
        <w:t>and generating an eleven-fold increase in rural online sales between 2014 and 2022.</w:t>
      </w:r>
      <w:r w:rsidR="009D1228" w:rsidRPr="00D42BC8">
        <w:rPr>
          <w:rFonts w:hint="eastAsia"/>
        </w:rPr>
        <w:t xml:space="preserve"> </w:t>
      </w:r>
    </w:p>
    <w:p w14:paraId="53F04088" w14:textId="42E874F4" w:rsidR="00E01B72" w:rsidRPr="00D42BC8" w:rsidRDefault="00E01B72" w:rsidP="00E01B72">
      <w:pPr>
        <w:spacing w:after="0"/>
        <w:ind w:firstLine="420"/>
      </w:pPr>
      <w:r w:rsidRPr="00D42BC8">
        <w:rPr>
          <w:noProof/>
          <w:lang w:eastAsia="zh-CN"/>
        </w:rPr>
        <w:lastRenderedPageBreak/>
        <w:drawing>
          <wp:inline distT="0" distB="0" distL="0" distR="0" wp14:anchorId="6ADB7C6B" wp14:editId="01411587">
            <wp:extent cx="4826000" cy="2743200"/>
            <wp:effectExtent l="0" t="0" r="0" b="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1FD18A2" w14:textId="0C99F01E" w:rsidR="00033EC2" w:rsidRPr="00D42BC8" w:rsidRDefault="00033EC2" w:rsidP="00C26F39">
      <w:pPr>
        <w:spacing w:after="0"/>
        <w:ind w:firstLine="420"/>
        <w:rPr>
          <w:sz w:val="18"/>
          <w:szCs w:val="18"/>
          <w:lang w:eastAsia="zh-CN"/>
        </w:rPr>
      </w:pPr>
      <w:r w:rsidRPr="00D42BC8">
        <w:rPr>
          <w:b/>
          <w:bCs/>
          <w:sz w:val="18"/>
          <w:szCs w:val="18"/>
          <w:lang w:eastAsia="zh-CN"/>
        </w:rPr>
        <w:t>Figure 2.</w:t>
      </w:r>
      <w:r w:rsidRPr="00D42BC8">
        <w:rPr>
          <w:sz w:val="18"/>
          <w:szCs w:val="18"/>
          <w:lang w:eastAsia="zh-CN"/>
        </w:rPr>
        <w:t xml:space="preserve"> Rural online retail sales, 2014–2022</w:t>
      </w:r>
    </w:p>
    <w:p w14:paraId="186C5335" w14:textId="62E3D032" w:rsidR="00033EC2" w:rsidRPr="00D42BC8" w:rsidRDefault="004410C7" w:rsidP="00C26F39">
      <w:pPr>
        <w:spacing w:after="0"/>
        <w:ind w:firstLine="420"/>
        <w:rPr>
          <w:sz w:val="18"/>
          <w:szCs w:val="18"/>
          <w:lang w:eastAsia="zh-CN"/>
        </w:rPr>
      </w:pPr>
      <w:r w:rsidRPr="00D42BC8">
        <w:rPr>
          <w:i/>
          <w:iCs/>
          <w:sz w:val="18"/>
          <w:szCs w:val="18"/>
          <w:lang w:eastAsia="zh-CN"/>
        </w:rPr>
        <w:t>Notes:</w:t>
      </w:r>
      <w:r w:rsidRPr="00D42BC8">
        <w:rPr>
          <w:sz w:val="18"/>
          <w:szCs w:val="18"/>
          <w:lang w:eastAsia="zh-CN"/>
        </w:rPr>
        <w:t xml:space="preserve"> </w:t>
      </w:r>
      <w:r w:rsidR="00033EC2" w:rsidRPr="00D42BC8">
        <w:rPr>
          <w:sz w:val="18"/>
          <w:szCs w:val="18"/>
          <w:lang w:eastAsia="zh-CN"/>
        </w:rPr>
        <w:t>Rural online retail sales expanded more than elevenfold between 2014 and 2022, rising from 0.18 trillion yuan to 2.17 trillion yuan. The surge coincides with the rollout of the RECD project, which created logistics hubs and service stations that reduced “last-mile delivery” barriers.</w:t>
      </w:r>
    </w:p>
    <w:p w14:paraId="7E51D90C" w14:textId="77777777" w:rsidR="00F85723" w:rsidRDefault="00F85723">
      <w:pPr>
        <w:spacing w:after="0"/>
        <w:ind w:firstLine="420"/>
        <w:rPr>
          <w:ins w:id="41" w:author="Gretchen Dykstra" w:date="2025-10-14T19:54:00Z" w16du:dateUtc="2025-10-14T23:54:00Z"/>
        </w:rPr>
      </w:pPr>
    </w:p>
    <w:p w14:paraId="7C413848" w14:textId="1795FC57" w:rsidR="00C26F39" w:rsidRPr="00D42BC8" w:rsidRDefault="00C34948">
      <w:pPr>
        <w:spacing w:after="0"/>
        <w:ind w:firstLine="420"/>
      </w:pPr>
      <w:commentRangeStart w:id="42"/>
      <w:r w:rsidRPr="00D42BC8">
        <w:t xml:space="preserve">Drawing on county-level data from 2006 to 2022, we employ a time-varying </w:t>
      </w:r>
      <w:del w:id="43" w:author="Gretchen Dykstra" w:date="2025-10-14T19:56:00Z" w16du:dateUtc="2025-10-14T23:56:00Z">
        <w:r w:rsidRPr="00D42BC8" w:rsidDel="003A21BC">
          <w:delText>Difference</w:delText>
        </w:r>
      </w:del>
      <w:ins w:id="44" w:author="Gretchen Dykstra" w:date="2025-10-14T19:56:00Z" w16du:dateUtc="2025-10-14T23:56:00Z">
        <w:r w:rsidR="003A21BC">
          <w:t>d</w:t>
        </w:r>
        <w:r w:rsidR="003A21BC" w:rsidRPr="00D42BC8">
          <w:t>ifference</w:t>
        </w:r>
      </w:ins>
      <w:r w:rsidRPr="00D42BC8">
        <w:t>-in-</w:t>
      </w:r>
      <w:del w:id="45" w:author="Gretchen Dykstra" w:date="2025-10-14T19:56:00Z" w16du:dateUtc="2025-10-14T23:56:00Z">
        <w:r w:rsidRPr="00D42BC8" w:rsidDel="003A21BC">
          <w:delText xml:space="preserve">Differences </w:delText>
        </w:r>
      </w:del>
      <w:ins w:id="46" w:author="Gretchen Dykstra" w:date="2025-10-14T19:56:00Z" w16du:dateUtc="2025-10-14T23:56:00Z">
        <w:r w:rsidR="003A21BC">
          <w:t>d</w:t>
        </w:r>
        <w:r w:rsidR="003A21BC" w:rsidRPr="00D42BC8">
          <w:t xml:space="preserve">ifferences </w:t>
        </w:r>
      </w:ins>
      <w:r w:rsidRPr="00D42BC8">
        <w:t>framework to evaluate the RECD’s impact on the urban-rural income gap</w:t>
      </w:r>
      <w:r w:rsidR="001779C2" w:rsidRPr="00D42BC8">
        <w:t xml:space="preserve"> </w:t>
      </w:r>
      <w:r w:rsidR="00F07967" w:rsidRPr="00D42BC8">
        <w:fldChar w:fldCharType="begin"/>
      </w:r>
      <w:r w:rsidR="00274DCF" w:rsidRPr="00D42BC8">
        <w:instrText xml:space="preserve"> ADDIN ZOTERO_ITEM CSL_CITATION {"citationID":"BZTjsqhI","properties":{"formattedCitation":"(Ji et al., 2023; Wei et al., 2024)","plainCitation":"(Ji et al., 2023; Wei et al., 2024)","noteIndex":0},"citationItems":[{"id":783,"uris":["http://zotero.org/users/14495164/items/ZF5U4NZJ"],"itemData":{"id":783,"type":"article-journal","container-title":"Journal of Environmental Management","DOI":"10.1016/j.jenvman.2022.116713","ISSN":"03014797","journalAbbreviation":"Journal of Environmental Management","language":"en","page":"116713","source":"DOI.org (Crossref)","title":"Environmental effects of rural e-commerce: A case study of chemical fertilizer reduction in China","title-short":"Environmental effects of rural e-commerce","volume":"326","author":[{"family":"Ji","given":"Xing"},{"family":"Xu","given":"Jingwen"},{"family":"Zhang","given":"Hongxiao"}],"issued":{"date-parts":[["2023",1]]}}},{"id":1185,"uris":["http://zotero.org/users/14495164/items/R9UG75QY"],"itemData":{"id":1185,"type":"article-journal","container-title":"China Economic Review","DOI":"10.1016/j.chieco.2024.102247","ISSN":"1043951X","journalAbbreviation":"China Economic Review","language":"en","page":"102247","source":"DOI.org (Crossref)","title":"Online markets, offline happiness: E-commerce development and subjective well-being in rural China","title-short":"Online markets, offline happiness","volume":"87","author":[{"family":"Wei","given":"Binhui"},{"family":"Zhao","given":"Chunkai"},{"family":"Luo","given":"Mingzhong"}],"issued":{"date-parts":[["2024",10]]}}}],"schema":"https://github.com/citation-style-language/schema/raw/master/csl-citation.json"} </w:instrText>
      </w:r>
      <w:r w:rsidR="00F07967" w:rsidRPr="00D42BC8">
        <w:fldChar w:fldCharType="separate"/>
      </w:r>
      <w:r w:rsidR="009A53A9" w:rsidRPr="00D42BC8">
        <w:t>(Ji et al.</w:t>
      </w:r>
      <w:del w:id="47" w:author="Gretchen Dykstra" w:date="2025-10-14T19:56:00Z" w16du:dateUtc="2025-10-14T23:56:00Z">
        <w:r w:rsidR="009A53A9" w:rsidRPr="00D42BC8" w:rsidDel="003A21BC">
          <w:delText>,</w:delText>
        </w:r>
      </w:del>
      <w:r w:rsidR="009A53A9" w:rsidRPr="00D42BC8">
        <w:t xml:space="preserve"> 2023</w:t>
      </w:r>
      <w:del w:id="48" w:author="Gretchen Dykstra" w:date="2025-10-14T19:56:00Z" w16du:dateUtc="2025-10-14T23:56:00Z">
        <w:r w:rsidR="009A53A9" w:rsidRPr="00D42BC8" w:rsidDel="003A21BC">
          <w:delText xml:space="preserve">; </w:delText>
        </w:r>
      </w:del>
      <w:ins w:id="49" w:author="Gretchen Dykstra" w:date="2025-10-14T19:56:00Z" w16du:dateUtc="2025-10-14T23:56:00Z">
        <w:r w:rsidR="003A21BC">
          <w:t>,</w:t>
        </w:r>
        <w:r w:rsidR="003A21BC" w:rsidRPr="00D42BC8">
          <w:t xml:space="preserve"> </w:t>
        </w:r>
      </w:ins>
      <w:r w:rsidR="009A53A9" w:rsidRPr="00D42BC8">
        <w:t>Wei et al.</w:t>
      </w:r>
      <w:del w:id="50" w:author="Gretchen Dykstra" w:date="2025-10-14T19:56:00Z" w16du:dateUtc="2025-10-14T23:56:00Z">
        <w:r w:rsidR="009A53A9" w:rsidRPr="00D42BC8" w:rsidDel="003A21BC">
          <w:delText>,</w:delText>
        </w:r>
      </w:del>
      <w:r w:rsidR="009A53A9" w:rsidRPr="00D42BC8">
        <w:t xml:space="preserve"> 2024)</w:t>
      </w:r>
      <w:r w:rsidR="00F07967" w:rsidRPr="00D42BC8">
        <w:fldChar w:fldCharType="end"/>
      </w:r>
      <w:r w:rsidRPr="00D42BC8">
        <w:t xml:space="preserve">. </w:t>
      </w:r>
      <w:commentRangeEnd w:id="42"/>
      <w:r w:rsidR="001C65D2" w:rsidRPr="00D42BC8">
        <w:rPr>
          <w:rStyle w:val="CommentReference"/>
        </w:rPr>
        <w:commentReference w:id="42"/>
      </w:r>
      <w:r w:rsidRPr="00D42BC8">
        <w:t xml:space="preserve">The results are striking. On average, counties participating in the program experienced a 0.079 reduction in the ratio of </w:t>
      </w:r>
      <w:del w:id="51" w:author="Gretchen Dykstra" w:date="2025-10-14T19:57:00Z" w16du:dateUtc="2025-10-14T23:57:00Z">
        <w:r w:rsidRPr="00D42BC8" w:rsidDel="00A41646">
          <w:delText xml:space="preserve">urban </w:delText>
        </w:r>
      </w:del>
      <w:ins w:id="52" w:author="Gretchen Dykstra" w:date="2025-10-14T19:57:00Z" w16du:dateUtc="2025-10-14T23:57:00Z">
        <w:r w:rsidR="00A41646" w:rsidRPr="00D42BC8">
          <w:t>urban</w:t>
        </w:r>
        <w:r w:rsidR="00A41646">
          <w:t>-</w:t>
        </w:r>
      </w:ins>
      <w:del w:id="53" w:author="Gretchen Dykstra" w:date="2025-10-14T19:57:00Z" w16du:dateUtc="2025-10-14T23:57:00Z">
        <w:r w:rsidRPr="00D42BC8" w:rsidDel="00A41646">
          <w:delText xml:space="preserve">to </w:delText>
        </w:r>
      </w:del>
      <w:ins w:id="54" w:author="Gretchen Dykstra" w:date="2025-10-14T19:57:00Z" w16du:dateUtc="2025-10-14T23:57:00Z">
        <w:r w:rsidR="00A41646" w:rsidRPr="00D42BC8">
          <w:t>to</w:t>
        </w:r>
        <w:r w:rsidR="00A41646">
          <w:t>-</w:t>
        </w:r>
      </w:ins>
      <w:r w:rsidRPr="00D42BC8">
        <w:t xml:space="preserve">rural incomes relative to non-participating counties. </w:t>
      </w:r>
      <w:r w:rsidR="008E23BA" w:rsidRPr="00D42BC8">
        <w:rPr>
          <w:rFonts w:eastAsiaTheme="minorEastAsia"/>
          <w:lang w:eastAsia="zh-CN"/>
        </w:rPr>
        <w:t>Our regression results remain robust under a series of robustness checks. Furthermore,</w:t>
      </w:r>
      <w:r w:rsidR="008E23BA" w:rsidRPr="00D42BC8">
        <w:t xml:space="preserve"> this </w:t>
      </w:r>
      <w:r w:rsidRPr="00D42BC8">
        <w:t>effect is especially pronounced in less-developed regions, poverty-designated counties, and areas with weak digital infrastructure. In short, while market-driven REC has often heightened inequality, policy-driven REC has measurably narrowed the divide.</w:t>
      </w:r>
    </w:p>
    <w:p w14:paraId="0F84D73C" w14:textId="77777777" w:rsidR="00EF6D0A" w:rsidRPr="00D42BC8" w:rsidRDefault="00EF6D0A" w:rsidP="00C26F39">
      <w:pPr>
        <w:spacing w:after="0"/>
        <w:ind w:firstLine="420"/>
      </w:pPr>
    </w:p>
    <w:p w14:paraId="57E2D813" w14:textId="611A3C21" w:rsidR="00E01B72" w:rsidRPr="00D42BC8" w:rsidRDefault="00EF6D0A" w:rsidP="00E01B72">
      <w:pPr>
        <w:pStyle w:val="a1"/>
        <w:ind w:firstLineChars="0" w:firstLine="0"/>
        <w:rPr>
          <w:rFonts w:ascii="Times New Roman" w:hAnsi="Times New Roman" w:cs="Times New Roman"/>
          <w:b w:val="0"/>
        </w:rPr>
      </w:pPr>
      <w:r w:rsidRPr="00D42BC8">
        <w:rPr>
          <w:rFonts w:ascii="Times New Roman" w:hAnsi="Times New Roman" w:cs="Times New Roman"/>
        </w:rPr>
        <w:t xml:space="preserve">Table </w:t>
      </w:r>
      <w:r w:rsidR="004C0F75" w:rsidRPr="00D42BC8">
        <w:rPr>
          <w:rFonts w:ascii="Times New Roman" w:hAnsi="Times New Roman" w:cs="Times New Roman"/>
        </w:rPr>
        <w:t>2</w:t>
      </w:r>
      <w:r w:rsidRPr="00D42BC8">
        <w:rPr>
          <w:rFonts w:ascii="Times New Roman" w:hAnsi="Times New Roman" w:cs="Times New Roman"/>
        </w:rPr>
        <w:t>. Effect of RECD on the urban-rural income gap</w:t>
      </w:r>
    </w:p>
    <w:tbl>
      <w:tblPr>
        <w:tblW w:w="5000" w:type="pct"/>
        <w:jc w:val="center"/>
        <w:tblCellMar>
          <w:left w:w="75" w:type="dxa"/>
          <w:right w:w="75" w:type="dxa"/>
        </w:tblCellMar>
        <w:tblLook w:val="04A0" w:firstRow="1" w:lastRow="0" w:firstColumn="1" w:lastColumn="0" w:noHBand="0" w:noVBand="1"/>
      </w:tblPr>
      <w:tblGrid>
        <w:gridCol w:w="2391"/>
        <w:gridCol w:w="1837"/>
        <w:gridCol w:w="2038"/>
        <w:gridCol w:w="2040"/>
      </w:tblGrid>
      <w:tr w:rsidR="00E01B72" w:rsidRPr="00D42BC8" w14:paraId="1DC65402" w14:textId="77777777" w:rsidTr="001C233A">
        <w:trPr>
          <w:jc w:val="center"/>
        </w:trPr>
        <w:tc>
          <w:tcPr>
            <w:tcW w:w="1439" w:type="pct"/>
            <w:vMerge w:val="restart"/>
            <w:tcBorders>
              <w:top w:val="single" w:sz="4" w:space="0" w:color="auto"/>
              <w:left w:val="nil"/>
              <w:right w:val="nil"/>
            </w:tcBorders>
            <w:vAlign w:val="center"/>
          </w:tcPr>
          <w:p w14:paraId="348844D1" w14:textId="77777777" w:rsidR="00E01B72" w:rsidRPr="00D42BC8" w:rsidRDefault="00E01B72" w:rsidP="001C233A">
            <w:pPr>
              <w:pStyle w:val="a"/>
              <w:ind w:firstLineChars="0" w:firstLine="0"/>
              <w:jc w:val="both"/>
              <w:rPr>
                <w:rFonts w:cs="Times New Roman"/>
                <w:i/>
                <w:szCs w:val="21"/>
                <w:lang w:eastAsia="zh-CN"/>
              </w:rPr>
            </w:pPr>
            <w:r w:rsidRPr="00D42BC8">
              <w:rPr>
                <w:rFonts w:cs="Times New Roman"/>
                <w:i/>
                <w:szCs w:val="21"/>
                <w:lang w:eastAsia="zh-CN"/>
              </w:rPr>
              <w:t>Variables</w:t>
            </w:r>
          </w:p>
        </w:tc>
        <w:tc>
          <w:tcPr>
            <w:tcW w:w="3561" w:type="pct"/>
            <w:gridSpan w:val="3"/>
            <w:tcBorders>
              <w:top w:val="single" w:sz="4" w:space="0" w:color="auto"/>
              <w:left w:val="nil"/>
              <w:bottom w:val="single" w:sz="4" w:space="0" w:color="auto"/>
              <w:right w:val="nil"/>
            </w:tcBorders>
            <w:vAlign w:val="center"/>
          </w:tcPr>
          <w:p w14:paraId="6AC4DFB0" w14:textId="77777777" w:rsidR="00E01B72" w:rsidRPr="00D42BC8" w:rsidRDefault="00E01B72" w:rsidP="001C233A">
            <w:pPr>
              <w:ind w:firstLineChars="71" w:firstLine="149"/>
              <w:rPr>
                <w:szCs w:val="21"/>
              </w:rPr>
            </w:pPr>
            <w:r w:rsidRPr="00D42BC8">
              <w:rPr>
                <w:i/>
                <w:szCs w:val="21"/>
              </w:rPr>
              <w:t>Gap</w:t>
            </w:r>
          </w:p>
        </w:tc>
      </w:tr>
      <w:tr w:rsidR="00E01B72" w:rsidRPr="00D42BC8" w14:paraId="0B3C399B" w14:textId="77777777" w:rsidTr="001C233A">
        <w:trPr>
          <w:jc w:val="center"/>
        </w:trPr>
        <w:tc>
          <w:tcPr>
            <w:tcW w:w="1439" w:type="pct"/>
            <w:vMerge/>
            <w:tcBorders>
              <w:left w:val="nil"/>
              <w:bottom w:val="single" w:sz="6" w:space="0" w:color="auto"/>
              <w:right w:val="nil"/>
            </w:tcBorders>
            <w:vAlign w:val="center"/>
          </w:tcPr>
          <w:p w14:paraId="5C9187F3" w14:textId="77777777" w:rsidR="00E01B72" w:rsidRPr="00D42BC8" w:rsidRDefault="00E01B72" w:rsidP="001C233A">
            <w:pPr>
              <w:pStyle w:val="a"/>
              <w:ind w:firstLineChars="0" w:firstLine="0"/>
              <w:jc w:val="both"/>
              <w:rPr>
                <w:rFonts w:cs="Times New Roman"/>
                <w:szCs w:val="21"/>
              </w:rPr>
            </w:pPr>
          </w:p>
        </w:tc>
        <w:tc>
          <w:tcPr>
            <w:tcW w:w="1106" w:type="pct"/>
            <w:tcBorders>
              <w:top w:val="single" w:sz="4" w:space="0" w:color="auto"/>
              <w:left w:val="nil"/>
              <w:bottom w:val="single" w:sz="6" w:space="0" w:color="auto"/>
              <w:right w:val="nil"/>
            </w:tcBorders>
            <w:vAlign w:val="center"/>
          </w:tcPr>
          <w:p w14:paraId="56194A18" w14:textId="77777777" w:rsidR="00E01B72" w:rsidRPr="00D42BC8" w:rsidRDefault="00E01B72" w:rsidP="001C233A">
            <w:pPr>
              <w:pStyle w:val="a"/>
              <w:ind w:firstLineChars="0" w:firstLine="0"/>
              <w:jc w:val="both"/>
              <w:rPr>
                <w:rFonts w:cs="Times New Roman"/>
                <w:szCs w:val="21"/>
                <w:lang w:eastAsia="zh-CN"/>
              </w:rPr>
            </w:pPr>
            <w:r w:rsidRPr="00D42BC8">
              <w:rPr>
                <w:rFonts w:cs="Times New Roman"/>
                <w:szCs w:val="21"/>
              </w:rPr>
              <w:t>(1)</w:t>
            </w:r>
          </w:p>
        </w:tc>
        <w:tc>
          <w:tcPr>
            <w:tcW w:w="1227" w:type="pct"/>
            <w:tcBorders>
              <w:top w:val="single" w:sz="4" w:space="0" w:color="auto"/>
              <w:left w:val="nil"/>
              <w:bottom w:val="single" w:sz="6" w:space="0" w:color="auto"/>
              <w:right w:val="nil"/>
            </w:tcBorders>
            <w:vAlign w:val="center"/>
          </w:tcPr>
          <w:p w14:paraId="233C6C3D" w14:textId="77777777" w:rsidR="00E01B72" w:rsidRPr="00D42BC8" w:rsidRDefault="00E01B72" w:rsidP="001C233A">
            <w:pPr>
              <w:pStyle w:val="a"/>
              <w:ind w:firstLineChars="0" w:firstLine="0"/>
              <w:jc w:val="both"/>
              <w:rPr>
                <w:rFonts w:cs="Times New Roman"/>
                <w:szCs w:val="21"/>
                <w:lang w:eastAsia="zh-CN"/>
              </w:rPr>
            </w:pPr>
            <w:r w:rsidRPr="00D42BC8">
              <w:rPr>
                <w:rFonts w:cs="Times New Roman"/>
                <w:szCs w:val="21"/>
              </w:rPr>
              <w:t>(2)</w:t>
            </w:r>
          </w:p>
        </w:tc>
        <w:tc>
          <w:tcPr>
            <w:tcW w:w="1228" w:type="pct"/>
            <w:tcBorders>
              <w:top w:val="single" w:sz="4" w:space="0" w:color="auto"/>
              <w:left w:val="nil"/>
              <w:bottom w:val="single" w:sz="6" w:space="0" w:color="auto"/>
              <w:right w:val="nil"/>
            </w:tcBorders>
            <w:vAlign w:val="center"/>
          </w:tcPr>
          <w:p w14:paraId="60111AC1"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(3)</w:t>
            </w:r>
          </w:p>
        </w:tc>
      </w:tr>
      <w:tr w:rsidR="00E01B72" w:rsidRPr="00D42BC8" w14:paraId="31D4B1EA" w14:textId="77777777" w:rsidTr="001C233A">
        <w:trPr>
          <w:jc w:val="center"/>
        </w:trPr>
        <w:tc>
          <w:tcPr>
            <w:tcW w:w="1439" w:type="pct"/>
            <w:vMerge w:val="restart"/>
            <w:tcBorders>
              <w:top w:val="nil"/>
              <w:left w:val="nil"/>
              <w:right w:val="nil"/>
            </w:tcBorders>
            <w:vAlign w:val="center"/>
          </w:tcPr>
          <w:p w14:paraId="207A9A78" w14:textId="77777777" w:rsidR="00E01B72" w:rsidRPr="00D42BC8" w:rsidRDefault="00E01B72" w:rsidP="001C233A">
            <w:pPr>
              <w:pStyle w:val="a"/>
              <w:ind w:firstLineChars="0" w:firstLine="0"/>
              <w:jc w:val="both"/>
              <w:rPr>
                <w:rFonts w:cs="Times New Roman"/>
                <w:i/>
                <w:szCs w:val="21"/>
              </w:rPr>
            </w:pPr>
            <w:r w:rsidRPr="00D42BC8">
              <w:rPr>
                <w:rFonts w:eastAsia="SimSun" w:cs="Times New Roman"/>
                <w:i/>
                <w:szCs w:val="21"/>
                <w:lang w:eastAsia="zh-CN"/>
              </w:rPr>
              <w:t>DID</w:t>
            </w:r>
          </w:p>
        </w:tc>
        <w:tc>
          <w:tcPr>
            <w:tcW w:w="1106" w:type="pct"/>
            <w:tcBorders>
              <w:top w:val="nil"/>
              <w:left w:val="nil"/>
              <w:bottom w:val="nil"/>
              <w:right w:val="nil"/>
            </w:tcBorders>
          </w:tcPr>
          <w:p w14:paraId="1A84B90D" w14:textId="77777777" w:rsidR="00E01B72" w:rsidRPr="00D42BC8" w:rsidRDefault="00E01B72" w:rsidP="001C233A">
            <w:pPr>
              <w:pStyle w:val="a"/>
              <w:ind w:firstLineChars="0" w:firstLine="0"/>
              <w:jc w:val="both"/>
              <w:rPr>
                <w:rFonts w:cs="Times New Roman"/>
                <w:szCs w:val="21"/>
              </w:rPr>
            </w:pPr>
            <w:r w:rsidRPr="00D42BC8">
              <w:rPr>
                <w:szCs w:val="21"/>
              </w:rPr>
              <w:t>-0.092***</w:t>
            </w:r>
          </w:p>
        </w:tc>
        <w:tc>
          <w:tcPr>
            <w:tcW w:w="1227" w:type="pct"/>
            <w:tcBorders>
              <w:top w:val="nil"/>
              <w:left w:val="nil"/>
              <w:bottom w:val="nil"/>
              <w:right w:val="nil"/>
            </w:tcBorders>
          </w:tcPr>
          <w:p w14:paraId="70BBD7D3" w14:textId="77777777" w:rsidR="00E01B72" w:rsidRPr="00D42BC8" w:rsidRDefault="00E01B72" w:rsidP="001C233A">
            <w:pPr>
              <w:pStyle w:val="a"/>
              <w:ind w:firstLineChars="0" w:firstLine="0"/>
              <w:jc w:val="both"/>
              <w:rPr>
                <w:rFonts w:cs="Times New Roman"/>
                <w:szCs w:val="21"/>
              </w:rPr>
            </w:pPr>
            <w:r w:rsidRPr="00D42BC8">
              <w:rPr>
                <w:szCs w:val="21"/>
              </w:rPr>
              <w:t>-0.080***</w:t>
            </w:r>
          </w:p>
        </w:tc>
        <w:tc>
          <w:tcPr>
            <w:tcW w:w="1228" w:type="pct"/>
            <w:tcBorders>
              <w:top w:val="nil"/>
              <w:left w:val="nil"/>
              <w:bottom w:val="nil"/>
              <w:right w:val="nil"/>
            </w:tcBorders>
          </w:tcPr>
          <w:p w14:paraId="7153AB04" w14:textId="77777777" w:rsidR="00E01B72" w:rsidRPr="00D42BC8" w:rsidRDefault="00E01B72" w:rsidP="001C233A">
            <w:pPr>
              <w:pStyle w:val="a"/>
              <w:ind w:firstLineChars="0" w:firstLine="0"/>
              <w:jc w:val="both"/>
              <w:rPr>
                <w:rFonts w:cs="Times New Roman"/>
                <w:szCs w:val="21"/>
              </w:rPr>
            </w:pPr>
            <w:r w:rsidRPr="00D42BC8">
              <w:rPr>
                <w:szCs w:val="21"/>
              </w:rPr>
              <w:t>-0.079***</w:t>
            </w:r>
          </w:p>
        </w:tc>
      </w:tr>
      <w:tr w:rsidR="00E01B72" w:rsidRPr="00D42BC8" w14:paraId="73C39A53" w14:textId="77777777" w:rsidTr="001C233A">
        <w:trPr>
          <w:jc w:val="center"/>
        </w:trPr>
        <w:tc>
          <w:tcPr>
            <w:tcW w:w="1439" w:type="pct"/>
            <w:vMerge/>
            <w:tcBorders>
              <w:left w:val="nil"/>
              <w:bottom w:val="nil"/>
              <w:right w:val="nil"/>
            </w:tcBorders>
            <w:vAlign w:val="center"/>
          </w:tcPr>
          <w:p w14:paraId="47BA226B" w14:textId="77777777" w:rsidR="00E01B72" w:rsidRPr="00D42BC8" w:rsidRDefault="00E01B72" w:rsidP="001C233A">
            <w:pPr>
              <w:pStyle w:val="a"/>
              <w:ind w:firstLineChars="0" w:firstLine="0"/>
              <w:jc w:val="both"/>
              <w:rPr>
                <w:rFonts w:cs="Times New Roman"/>
                <w:szCs w:val="21"/>
              </w:rPr>
            </w:pPr>
          </w:p>
        </w:tc>
        <w:tc>
          <w:tcPr>
            <w:tcW w:w="1106" w:type="pct"/>
            <w:tcBorders>
              <w:top w:val="nil"/>
              <w:left w:val="nil"/>
              <w:bottom w:val="nil"/>
              <w:right w:val="nil"/>
            </w:tcBorders>
          </w:tcPr>
          <w:p w14:paraId="4AC7367E" w14:textId="77777777" w:rsidR="00E01B72" w:rsidRPr="00D42BC8" w:rsidRDefault="00E01B72" w:rsidP="001C233A">
            <w:pPr>
              <w:pStyle w:val="a"/>
              <w:ind w:firstLineChars="0" w:firstLine="0"/>
              <w:jc w:val="both"/>
              <w:rPr>
                <w:rFonts w:cs="Times New Roman"/>
                <w:szCs w:val="21"/>
              </w:rPr>
            </w:pPr>
            <w:r w:rsidRPr="00D42BC8">
              <w:rPr>
                <w:szCs w:val="21"/>
              </w:rPr>
              <w:t>(0.015)</w:t>
            </w:r>
          </w:p>
        </w:tc>
        <w:tc>
          <w:tcPr>
            <w:tcW w:w="1227" w:type="pct"/>
            <w:tcBorders>
              <w:top w:val="nil"/>
              <w:left w:val="nil"/>
              <w:bottom w:val="nil"/>
              <w:right w:val="nil"/>
            </w:tcBorders>
          </w:tcPr>
          <w:p w14:paraId="57824E86" w14:textId="77777777" w:rsidR="00E01B72" w:rsidRPr="00D42BC8" w:rsidRDefault="00E01B72" w:rsidP="001C233A">
            <w:pPr>
              <w:pStyle w:val="a"/>
              <w:ind w:firstLineChars="0" w:firstLine="0"/>
              <w:jc w:val="both"/>
              <w:rPr>
                <w:rFonts w:cs="Times New Roman"/>
                <w:szCs w:val="21"/>
              </w:rPr>
            </w:pPr>
            <w:r w:rsidRPr="00D42BC8">
              <w:rPr>
                <w:szCs w:val="21"/>
              </w:rPr>
              <w:t>(0.015)</w:t>
            </w:r>
          </w:p>
        </w:tc>
        <w:tc>
          <w:tcPr>
            <w:tcW w:w="1228" w:type="pct"/>
            <w:tcBorders>
              <w:top w:val="nil"/>
              <w:left w:val="nil"/>
              <w:bottom w:val="nil"/>
              <w:right w:val="nil"/>
            </w:tcBorders>
          </w:tcPr>
          <w:p w14:paraId="3D0B40D9" w14:textId="77777777" w:rsidR="00E01B72" w:rsidRPr="00D42BC8" w:rsidRDefault="00E01B72" w:rsidP="001C233A">
            <w:pPr>
              <w:pStyle w:val="a"/>
              <w:ind w:firstLineChars="0" w:firstLine="0"/>
              <w:jc w:val="both"/>
              <w:rPr>
                <w:rFonts w:cs="Times New Roman"/>
                <w:szCs w:val="21"/>
              </w:rPr>
            </w:pPr>
            <w:r w:rsidRPr="00D42BC8">
              <w:rPr>
                <w:szCs w:val="21"/>
              </w:rPr>
              <w:t>(0.015)</w:t>
            </w:r>
          </w:p>
        </w:tc>
      </w:tr>
      <w:tr w:rsidR="00E01B72" w:rsidRPr="00D42BC8" w14:paraId="4FB901AA" w14:textId="77777777" w:rsidTr="001C233A">
        <w:trPr>
          <w:jc w:val="center"/>
        </w:trPr>
        <w:tc>
          <w:tcPr>
            <w:tcW w:w="1439" w:type="pct"/>
            <w:vMerge w:val="restart"/>
            <w:tcBorders>
              <w:top w:val="nil"/>
              <w:left w:val="nil"/>
              <w:right w:val="nil"/>
            </w:tcBorders>
            <w:vAlign w:val="center"/>
          </w:tcPr>
          <w:p w14:paraId="320445A9" w14:textId="77777777" w:rsidR="00E01B72" w:rsidRPr="00D42BC8" w:rsidRDefault="00E01B72" w:rsidP="001C233A">
            <w:pPr>
              <w:pStyle w:val="a"/>
              <w:ind w:firstLineChars="0" w:firstLine="0"/>
              <w:jc w:val="both"/>
              <w:rPr>
                <w:rFonts w:cs="Times New Roman"/>
                <w:i/>
                <w:szCs w:val="21"/>
              </w:rPr>
            </w:pPr>
            <w:r w:rsidRPr="00D42BC8">
              <w:rPr>
                <w:rFonts w:cs="Times New Roman"/>
                <w:i/>
                <w:szCs w:val="21"/>
              </w:rPr>
              <w:t>Constant</w:t>
            </w:r>
          </w:p>
        </w:tc>
        <w:tc>
          <w:tcPr>
            <w:tcW w:w="1106" w:type="pct"/>
            <w:tcBorders>
              <w:top w:val="nil"/>
              <w:left w:val="nil"/>
              <w:bottom w:val="nil"/>
              <w:right w:val="nil"/>
            </w:tcBorders>
          </w:tcPr>
          <w:p w14:paraId="68F12043" w14:textId="77777777" w:rsidR="00E01B72" w:rsidRPr="00D42BC8" w:rsidRDefault="00E01B72" w:rsidP="001C233A">
            <w:pPr>
              <w:pStyle w:val="a"/>
              <w:ind w:firstLineChars="0" w:firstLine="0"/>
              <w:jc w:val="both"/>
              <w:rPr>
                <w:rFonts w:cs="Times New Roman"/>
                <w:szCs w:val="21"/>
              </w:rPr>
            </w:pPr>
            <w:r w:rsidRPr="00D42BC8">
              <w:rPr>
                <w:szCs w:val="21"/>
              </w:rPr>
              <w:t>2.454***</w:t>
            </w:r>
          </w:p>
        </w:tc>
        <w:tc>
          <w:tcPr>
            <w:tcW w:w="1227" w:type="pct"/>
            <w:tcBorders>
              <w:top w:val="nil"/>
              <w:left w:val="nil"/>
              <w:bottom w:val="nil"/>
              <w:right w:val="nil"/>
            </w:tcBorders>
          </w:tcPr>
          <w:p w14:paraId="056F8934" w14:textId="77777777" w:rsidR="00E01B72" w:rsidRPr="00D42BC8" w:rsidRDefault="00E01B72" w:rsidP="001C233A">
            <w:pPr>
              <w:pStyle w:val="a"/>
              <w:ind w:firstLineChars="0" w:firstLine="0"/>
              <w:jc w:val="both"/>
              <w:rPr>
                <w:rFonts w:cs="Times New Roman"/>
                <w:szCs w:val="21"/>
              </w:rPr>
            </w:pPr>
            <w:r w:rsidRPr="00D42BC8">
              <w:rPr>
                <w:szCs w:val="21"/>
              </w:rPr>
              <w:t>5.513***</w:t>
            </w:r>
          </w:p>
        </w:tc>
        <w:tc>
          <w:tcPr>
            <w:tcW w:w="1228" w:type="pct"/>
            <w:tcBorders>
              <w:top w:val="nil"/>
              <w:left w:val="nil"/>
              <w:bottom w:val="nil"/>
              <w:right w:val="nil"/>
            </w:tcBorders>
          </w:tcPr>
          <w:p w14:paraId="22EF41B8" w14:textId="77777777" w:rsidR="00E01B72" w:rsidRPr="00D42BC8" w:rsidRDefault="00E01B72" w:rsidP="001C233A">
            <w:pPr>
              <w:pStyle w:val="a"/>
              <w:ind w:firstLineChars="0" w:firstLine="0"/>
              <w:jc w:val="both"/>
              <w:rPr>
                <w:rFonts w:cs="Times New Roman"/>
                <w:szCs w:val="21"/>
              </w:rPr>
            </w:pPr>
            <w:r w:rsidRPr="00D42BC8">
              <w:rPr>
                <w:szCs w:val="21"/>
              </w:rPr>
              <w:t>5.529***</w:t>
            </w:r>
          </w:p>
        </w:tc>
      </w:tr>
      <w:tr w:rsidR="00E01B72" w:rsidRPr="00D42BC8" w14:paraId="4FFA7907" w14:textId="77777777" w:rsidTr="001C233A">
        <w:trPr>
          <w:jc w:val="center"/>
        </w:trPr>
        <w:tc>
          <w:tcPr>
            <w:tcW w:w="1439" w:type="pct"/>
            <w:vMerge/>
            <w:tcBorders>
              <w:left w:val="nil"/>
              <w:bottom w:val="nil"/>
              <w:right w:val="nil"/>
            </w:tcBorders>
            <w:vAlign w:val="center"/>
          </w:tcPr>
          <w:p w14:paraId="0781BE16" w14:textId="77777777" w:rsidR="00E01B72" w:rsidRPr="00D42BC8" w:rsidRDefault="00E01B72" w:rsidP="001C233A">
            <w:pPr>
              <w:pStyle w:val="a"/>
              <w:ind w:firstLineChars="0" w:firstLine="0"/>
              <w:jc w:val="both"/>
              <w:rPr>
                <w:rFonts w:cs="Times New Roman"/>
                <w:i/>
                <w:szCs w:val="21"/>
              </w:rPr>
            </w:pPr>
          </w:p>
        </w:tc>
        <w:tc>
          <w:tcPr>
            <w:tcW w:w="1106" w:type="pct"/>
            <w:tcBorders>
              <w:top w:val="nil"/>
              <w:left w:val="nil"/>
              <w:bottom w:val="nil"/>
              <w:right w:val="nil"/>
            </w:tcBorders>
          </w:tcPr>
          <w:p w14:paraId="176617FA" w14:textId="77777777" w:rsidR="00E01B72" w:rsidRPr="00D42BC8" w:rsidRDefault="00E01B72" w:rsidP="001C233A">
            <w:pPr>
              <w:pStyle w:val="a"/>
              <w:ind w:firstLineChars="0" w:firstLine="0"/>
              <w:jc w:val="both"/>
              <w:rPr>
                <w:rFonts w:cs="Times New Roman"/>
                <w:szCs w:val="21"/>
              </w:rPr>
            </w:pPr>
            <w:r w:rsidRPr="00D42BC8">
              <w:rPr>
                <w:szCs w:val="21"/>
              </w:rPr>
              <w:t>(0.003)</w:t>
            </w:r>
          </w:p>
        </w:tc>
        <w:tc>
          <w:tcPr>
            <w:tcW w:w="1227" w:type="pct"/>
            <w:tcBorders>
              <w:top w:val="nil"/>
              <w:left w:val="nil"/>
              <w:bottom w:val="nil"/>
              <w:right w:val="nil"/>
            </w:tcBorders>
          </w:tcPr>
          <w:p w14:paraId="42B29E52" w14:textId="77777777" w:rsidR="00E01B72" w:rsidRPr="00D42BC8" w:rsidRDefault="00E01B72" w:rsidP="001C233A">
            <w:pPr>
              <w:pStyle w:val="a"/>
              <w:ind w:firstLineChars="0" w:firstLine="0"/>
              <w:jc w:val="both"/>
              <w:rPr>
                <w:rFonts w:cs="Times New Roman"/>
                <w:szCs w:val="21"/>
              </w:rPr>
            </w:pPr>
            <w:r w:rsidRPr="00D42BC8">
              <w:rPr>
                <w:szCs w:val="21"/>
              </w:rPr>
              <w:t>(0.467)</w:t>
            </w:r>
          </w:p>
        </w:tc>
        <w:tc>
          <w:tcPr>
            <w:tcW w:w="1228" w:type="pct"/>
            <w:tcBorders>
              <w:top w:val="nil"/>
              <w:left w:val="nil"/>
              <w:bottom w:val="nil"/>
              <w:right w:val="nil"/>
            </w:tcBorders>
          </w:tcPr>
          <w:p w14:paraId="59709B16" w14:textId="77777777" w:rsidR="00E01B72" w:rsidRPr="00D42BC8" w:rsidRDefault="00E01B72" w:rsidP="001C233A">
            <w:pPr>
              <w:pStyle w:val="a"/>
              <w:ind w:firstLineChars="0" w:firstLine="0"/>
              <w:jc w:val="both"/>
              <w:rPr>
                <w:rFonts w:cs="Times New Roman"/>
                <w:szCs w:val="21"/>
              </w:rPr>
            </w:pPr>
            <w:r w:rsidRPr="00D42BC8">
              <w:rPr>
                <w:szCs w:val="21"/>
              </w:rPr>
              <w:t>(0.468)</w:t>
            </w:r>
          </w:p>
        </w:tc>
      </w:tr>
      <w:tr w:rsidR="00E01B72" w:rsidRPr="00D42BC8" w14:paraId="2A2B2CF5" w14:textId="77777777" w:rsidTr="001C233A">
        <w:trPr>
          <w:jc w:val="center"/>
        </w:trPr>
        <w:tc>
          <w:tcPr>
            <w:tcW w:w="1439" w:type="pct"/>
            <w:tcBorders>
              <w:top w:val="nil"/>
              <w:left w:val="nil"/>
              <w:bottom w:val="nil"/>
              <w:right w:val="nil"/>
            </w:tcBorders>
            <w:vAlign w:val="center"/>
          </w:tcPr>
          <w:p w14:paraId="5701D9CF" w14:textId="77777777" w:rsidR="00E01B72" w:rsidRPr="00D42BC8" w:rsidRDefault="00E01B72" w:rsidP="001C233A">
            <w:pPr>
              <w:pStyle w:val="a"/>
              <w:ind w:firstLineChars="0" w:firstLine="0"/>
              <w:jc w:val="both"/>
              <w:rPr>
                <w:rFonts w:cs="Times New Roman"/>
                <w:i/>
                <w:szCs w:val="21"/>
              </w:rPr>
            </w:pPr>
            <w:r w:rsidRPr="00D42BC8">
              <w:rPr>
                <w:rFonts w:cs="Times New Roman"/>
                <w:i/>
                <w:szCs w:val="21"/>
                <w:lang w:eastAsia="zh-CN"/>
              </w:rPr>
              <w:t>C</w:t>
            </w:r>
            <w:r w:rsidRPr="00D42BC8">
              <w:rPr>
                <w:rFonts w:cs="Times New Roman"/>
                <w:i/>
                <w:szCs w:val="21"/>
              </w:rPr>
              <w:t>ontrols</w:t>
            </w:r>
          </w:p>
        </w:tc>
        <w:tc>
          <w:tcPr>
            <w:tcW w:w="1106" w:type="pct"/>
            <w:tcBorders>
              <w:top w:val="nil"/>
              <w:left w:val="nil"/>
              <w:bottom w:val="nil"/>
              <w:right w:val="nil"/>
            </w:tcBorders>
            <w:vAlign w:val="center"/>
          </w:tcPr>
          <w:p w14:paraId="7D0DB2FC"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No</w:t>
            </w:r>
          </w:p>
        </w:tc>
        <w:tc>
          <w:tcPr>
            <w:tcW w:w="1227" w:type="pct"/>
            <w:tcBorders>
              <w:top w:val="nil"/>
              <w:left w:val="nil"/>
              <w:bottom w:val="nil"/>
              <w:right w:val="nil"/>
            </w:tcBorders>
            <w:vAlign w:val="center"/>
          </w:tcPr>
          <w:p w14:paraId="1198771E" w14:textId="77777777" w:rsidR="00E01B72" w:rsidRPr="00D42BC8" w:rsidRDefault="00E01B72" w:rsidP="001C233A">
            <w:pPr>
              <w:pStyle w:val="a"/>
              <w:ind w:firstLineChars="0" w:firstLine="0"/>
              <w:jc w:val="both"/>
              <w:rPr>
                <w:rFonts w:cs="Times New Roman"/>
                <w:szCs w:val="21"/>
              </w:rPr>
            </w:pPr>
            <w:r w:rsidRPr="00D42BC8">
              <w:rPr>
                <w:rFonts w:cs="Times New Roman"/>
                <w:szCs w:val="21"/>
                <w:lang w:eastAsia="zh-CN"/>
              </w:rPr>
              <w:t>Yes</w:t>
            </w:r>
          </w:p>
        </w:tc>
        <w:tc>
          <w:tcPr>
            <w:tcW w:w="1228" w:type="pct"/>
            <w:tcBorders>
              <w:top w:val="nil"/>
              <w:left w:val="nil"/>
              <w:bottom w:val="nil"/>
              <w:right w:val="nil"/>
            </w:tcBorders>
            <w:vAlign w:val="center"/>
          </w:tcPr>
          <w:p w14:paraId="211E8042"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r>
      <w:tr w:rsidR="00E01B72" w:rsidRPr="00D42BC8" w14:paraId="1BF6DD8C" w14:textId="77777777" w:rsidTr="001C233A">
        <w:trPr>
          <w:jc w:val="center"/>
        </w:trPr>
        <w:tc>
          <w:tcPr>
            <w:tcW w:w="1439" w:type="pct"/>
            <w:tcBorders>
              <w:top w:val="nil"/>
              <w:left w:val="nil"/>
              <w:bottom w:val="nil"/>
              <w:right w:val="nil"/>
            </w:tcBorders>
            <w:vAlign w:val="center"/>
          </w:tcPr>
          <w:p w14:paraId="556889B2" w14:textId="77777777" w:rsidR="00E01B72" w:rsidRPr="00D42BC8" w:rsidRDefault="00E01B72" w:rsidP="001C233A">
            <w:pPr>
              <w:pStyle w:val="a"/>
              <w:ind w:firstLineChars="0" w:firstLine="0"/>
              <w:jc w:val="both"/>
              <w:rPr>
                <w:rFonts w:cs="Times New Roman"/>
                <w:szCs w:val="21"/>
              </w:rPr>
            </w:pPr>
            <w:r w:rsidRPr="00D42BC8">
              <w:rPr>
                <w:rFonts w:cs="Times New Roman"/>
                <w:i/>
                <w:szCs w:val="21"/>
              </w:rPr>
              <w:t>S*Year dummy</w:t>
            </w:r>
          </w:p>
        </w:tc>
        <w:tc>
          <w:tcPr>
            <w:tcW w:w="1106" w:type="pct"/>
            <w:tcBorders>
              <w:top w:val="nil"/>
              <w:left w:val="nil"/>
              <w:bottom w:val="nil"/>
              <w:right w:val="nil"/>
            </w:tcBorders>
            <w:vAlign w:val="center"/>
          </w:tcPr>
          <w:p w14:paraId="26775193" w14:textId="77777777" w:rsidR="00E01B72" w:rsidRPr="00D42BC8" w:rsidRDefault="00E01B72" w:rsidP="001C233A">
            <w:pPr>
              <w:pStyle w:val="a"/>
              <w:ind w:firstLineChars="0" w:firstLine="0"/>
              <w:jc w:val="both"/>
              <w:rPr>
                <w:rFonts w:cs="Times New Roman"/>
                <w:szCs w:val="21"/>
                <w:lang w:eastAsia="zh-CN"/>
              </w:rPr>
            </w:pPr>
            <w:r w:rsidRPr="00D42BC8">
              <w:rPr>
                <w:rFonts w:cs="Times New Roman"/>
                <w:szCs w:val="21"/>
              </w:rPr>
              <w:t>No</w:t>
            </w:r>
          </w:p>
        </w:tc>
        <w:tc>
          <w:tcPr>
            <w:tcW w:w="1227" w:type="pct"/>
            <w:tcBorders>
              <w:top w:val="nil"/>
              <w:left w:val="nil"/>
              <w:bottom w:val="nil"/>
              <w:right w:val="nil"/>
            </w:tcBorders>
            <w:vAlign w:val="center"/>
          </w:tcPr>
          <w:p w14:paraId="4A813B0F" w14:textId="77777777" w:rsidR="00E01B72" w:rsidRPr="00D42BC8" w:rsidRDefault="00E01B72" w:rsidP="001C233A">
            <w:pPr>
              <w:pStyle w:val="a"/>
              <w:ind w:firstLineChars="0" w:firstLine="0"/>
              <w:jc w:val="both"/>
              <w:rPr>
                <w:rFonts w:cs="Times New Roman"/>
                <w:szCs w:val="21"/>
              </w:rPr>
            </w:pPr>
            <w:r w:rsidRPr="00D42BC8">
              <w:rPr>
                <w:rFonts w:cs="Times New Roman"/>
                <w:szCs w:val="21"/>
                <w:lang w:eastAsia="zh-CN"/>
              </w:rPr>
              <w:t>No</w:t>
            </w:r>
          </w:p>
        </w:tc>
        <w:tc>
          <w:tcPr>
            <w:tcW w:w="1228" w:type="pct"/>
            <w:tcBorders>
              <w:top w:val="nil"/>
              <w:left w:val="nil"/>
              <w:bottom w:val="nil"/>
              <w:right w:val="nil"/>
            </w:tcBorders>
            <w:vAlign w:val="center"/>
          </w:tcPr>
          <w:p w14:paraId="5AC3934D"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r>
      <w:tr w:rsidR="00E01B72" w:rsidRPr="00D42BC8" w14:paraId="5B03CE2D" w14:textId="77777777" w:rsidTr="001C233A">
        <w:trPr>
          <w:jc w:val="center"/>
        </w:trPr>
        <w:tc>
          <w:tcPr>
            <w:tcW w:w="1439" w:type="pct"/>
            <w:tcBorders>
              <w:top w:val="nil"/>
              <w:left w:val="nil"/>
              <w:bottom w:val="nil"/>
              <w:right w:val="nil"/>
            </w:tcBorders>
            <w:vAlign w:val="center"/>
          </w:tcPr>
          <w:p w14:paraId="689DFEE7"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FE</w:t>
            </w:r>
          </w:p>
        </w:tc>
        <w:tc>
          <w:tcPr>
            <w:tcW w:w="1106" w:type="pct"/>
            <w:tcBorders>
              <w:top w:val="nil"/>
              <w:left w:val="nil"/>
              <w:bottom w:val="nil"/>
              <w:right w:val="nil"/>
            </w:tcBorders>
            <w:vAlign w:val="center"/>
          </w:tcPr>
          <w:p w14:paraId="1048C2DB"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1227" w:type="pct"/>
            <w:tcBorders>
              <w:top w:val="nil"/>
              <w:left w:val="nil"/>
              <w:bottom w:val="nil"/>
              <w:right w:val="nil"/>
            </w:tcBorders>
            <w:vAlign w:val="center"/>
          </w:tcPr>
          <w:p w14:paraId="5268045A"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1228" w:type="pct"/>
            <w:tcBorders>
              <w:top w:val="nil"/>
              <w:left w:val="nil"/>
              <w:bottom w:val="nil"/>
              <w:right w:val="nil"/>
            </w:tcBorders>
            <w:vAlign w:val="center"/>
          </w:tcPr>
          <w:p w14:paraId="7B7BE4C2"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r>
      <w:tr w:rsidR="00E01B72" w:rsidRPr="00D42BC8" w14:paraId="7B04D5AE" w14:textId="77777777" w:rsidTr="001C233A">
        <w:trPr>
          <w:jc w:val="center"/>
        </w:trPr>
        <w:tc>
          <w:tcPr>
            <w:tcW w:w="1439" w:type="pct"/>
            <w:tcBorders>
              <w:top w:val="nil"/>
              <w:left w:val="nil"/>
              <w:bottom w:val="nil"/>
              <w:right w:val="nil"/>
            </w:tcBorders>
            <w:vAlign w:val="center"/>
          </w:tcPr>
          <w:p w14:paraId="3C097D2C" w14:textId="77777777" w:rsidR="00E01B72" w:rsidRPr="00D42BC8" w:rsidRDefault="00E01B72" w:rsidP="001C233A">
            <w:pPr>
              <w:pStyle w:val="a"/>
              <w:ind w:firstLineChars="0" w:firstLine="0"/>
              <w:jc w:val="both"/>
              <w:rPr>
                <w:rFonts w:cs="Times New Roman"/>
                <w:szCs w:val="21"/>
              </w:rPr>
            </w:pPr>
            <w:proofErr w:type="spellStart"/>
            <w:r w:rsidRPr="00D42BC8">
              <w:rPr>
                <w:rFonts w:cs="Times New Roman"/>
                <w:szCs w:val="21"/>
              </w:rPr>
              <w:t>Obs</w:t>
            </w:r>
            <w:proofErr w:type="spellEnd"/>
          </w:p>
        </w:tc>
        <w:tc>
          <w:tcPr>
            <w:tcW w:w="1106" w:type="pct"/>
            <w:tcBorders>
              <w:top w:val="nil"/>
              <w:left w:val="nil"/>
              <w:bottom w:val="nil"/>
              <w:right w:val="nil"/>
            </w:tcBorders>
          </w:tcPr>
          <w:p w14:paraId="5313DF3E" w14:textId="77777777" w:rsidR="00E01B72" w:rsidRPr="00D42BC8" w:rsidRDefault="00E01B72" w:rsidP="001C233A">
            <w:pPr>
              <w:pStyle w:val="a"/>
              <w:ind w:firstLineChars="0" w:firstLine="0"/>
              <w:jc w:val="both"/>
              <w:rPr>
                <w:rFonts w:cs="Times New Roman"/>
                <w:szCs w:val="21"/>
              </w:rPr>
            </w:pPr>
            <w:r w:rsidRPr="00D42BC8">
              <w:rPr>
                <w:szCs w:val="21"/>
              </w:rPr>
              <w:t>18,712</w:t>
            </w:r>
          </w:p>
        </w:tc>
        <w:tc>
          <w:tcPr>
            <w:tcW w:w="1227" w:type="pct"/>
            <w:tcBorders>
              <w:top w:val="nil"/>
              <w:left w:val="nil"/>
              <w:bottom w:val="nil"/>
              <w:right w:val="nil"/>
            </w:tcBorders>
          </w:tcPr>
          <w:p w14:paraId="3C683AB2" w14:textId="77777777" w:rsidR="00E01B72" w:rsidRPr="00D42BC8" w:rsidRDefault="00E01B72" w:rsidP="001C233A">
            <w:pPr>
              <w:pStyle w:val="a"/>
              <w:ind w:firstLineChars="0" w:firstLine="0"/>
              <w:jc w:val="both"/>
              <w:rPr>
                <w:rFonts w:cs="Times New Roman"/>
                <w:szCs w:val="21"/>
              </w:rPr>
            </w:pPr>
            <w:r w:rsidRPr="00D42BC8">
              <w:rPr>
                <w:szCs w:val="21"/>
              </w:rPr>
              <w:t>18,712</w:t>
            </w:r>
          </w:p>
        </w:tc>
        <w:tc>
          <w:tcPr>
            <w:tcW w:w="1228" w:type="pct"/>
            <w:tcBorders>
              <w:top w:val="nil"/>
              <w:left w:val="nil"/>
              <w:bottom w:val="nil"/>
              <w:right w:val="nil"/>
            </w:tcBorders>
          </w:tcPr>
          <w:p w14:paraId="05A08B18" w14:textId="77777777" w:rsidR="00E01B72" w:rsidRPr="00D42BC8" w:rsidRDefault="00E01B72" w:rsidP="001C233A">
            <w:pPr>
              <w:pStyle w:val="a"/>
              <w:ind w:firstLineChars="0" w:firstLine="0"/>
              <w:jc w:val="both"/>
              <w:rPr>
                <w:rFonts w:cs="Times New Roman"/>
                <w:szCs w:val="21"/>
              </w:rPr>
            </w:pPr>
            <w:r w:rsidRPr="00D42BC8">
              <w:rPr>
                <w:szCs w:val="21"/>
              </w:rPr>
              <w:t>18,712</w:t>
            </w:r>
          </w:p>
        </w:tc>
      </w:tr>
      <w:tr w:rsidR="00E01B72" w:rsidRPr="00D42BC8" w14:paraId="2BED6132" w14:textId="77777777" w:rsidTr="001C233A">
        <w:trPr>
          <w:jc w:val="center"/>
        </w:trPr>
        <w:tc>
          <w:tcPr>
            <w:tcW w:w="1439" w:type="pct"/>
            <w:tcBorders>
              <w:top w:val="nil"/>
              <w:left w:val="nil"/>
              <w:bottom w:val="single" w:sz="4" w:space="0" w:color="auto"/>
              <w:right w:val="nil"/>
            </w:tcBorders>
            <w:vAlign w:val="center"/>
          </w:tcPr>
          <w:p w14:paraId="03867CBC"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R-squared</w:t>
            </w:r>
          </w:p>
        </w:tc>
        <w:tc>
          <w:tcPr>
            <w:tcW w:w="1106" w:type="pct"/>
            <w:tcBorders>
              <w:top w:val="nil"/>
              <w:left w:val="nil"/>
              <w:bottom w:val="single" w:sz="4" w:space="0" w:color="auto"/>
              <w:right w:val="nil"/>
            </w:tcBorders>
          </w:tcPr>
          <w:p w14:paraId="596BE9D3" w14:textId="77777777" w:rsidR="00E01B72" w:rsidRPr="00D42BC8" w:rsidRDefault="00E01B72" w:rsidP="001C233A">
            <w:pPr>
              <w:pStyle w:val="a"/>
              <w:ind w:firstLineChars="0" w:firstLine="0"/>
              <w:jc w:val="both"/>
              <w:rPr>
                <w:rFonts w:cs="Times New Roman"/>
                <w:szCs w:val="21"/>
              </w:rPr>
            </w:pPr>
            <w:r w:rsidRPr="00D42BC8">
              <w:rPr>
                <w:szCs w:val="21"/>
              </w:rPr>
              <w:t>0.865</w:t>
            </w:r>
          </w:p>
        </w:tc>
        <w:tc>
          <w:tcPr>
            <w:tcW w:w="1227" w:type="pct"/>
            <w:tcBorders>
              <w:top w:val="nil"/>
              <w:left w:val="nil"/>
              <w:bottom w:val="single" w:sz="4" w:space="0" w:color="auto"/>
              <w:right w:val="nil"/>
            </w:tcBorders>
          </w:tcPr>
          <w:p w14:paraId="1BF61FF7" w14:textId="77777777" w:rsidR="00E01B72" w:rsidRPr="00D42BC8" w:rsidRDefault="00E01B72" w:rsidP="001C233A">
            <w:pPr>
              <w:pStyle w:val="a"/>
              <w:ind w:firstLineChars="0" w:firstLine="0"/>
              <w:jc w:val="both"/>
              <w:rPr>
                <w:rFonts w:cs="Times New Roman"/>
                <w:szCs w:val="21"/>
              </w:rPr>
            </w:pPr>
            <w:r w:rsidRPr="00D42BC8">
              <w:rPr>
                <w:szCs w:val="21"/>
              </w:rPr>
              <w:t>0.866</w:t>
            </w:r>
          </w:p>
        </w:tc>
        <w:tc>
          <w:tcPr>
            <w:tcW w:w="1228" w:type="pct"/>
            <w:tcBorders>
              <w:top w:val="nil"/>
              <w:left w:val="nil"/>
              <w:bottom w:val="single" w:sz="4" w:space="0" w:color="auto"/>
              <w:right w:val="nil"/>
            </w:tcBorders>
          </w:tcPr>
          <w:p w14:paraId="4C35182D" w14:textId="77777777" w:rsidR="00E01B72" w:rsidRPr="00D42BC8" w:rsidRDefault="00E01B72" w:rsidP="001C233A">
            <w:pPr>
              <w:pStyle w:val="a"/>
              <w:ind w:firstLineChars="0" w:firstLine="0"/>
              <w:jc w:val="both"/>
              <w:rPr>
                <w:rFonts w:cs="Times New Roman"/>
                <w:szCs w:val="21"/>
              </w:rPr>
            </w:pPr>
            <w:r w:rsidRPr="00D42BC8">
              <w:rPr>
                <w:szCs w:val="21"/>
              </w:rPr>
              <w:t>0.867</w:t>
            </w:r>
          </w:p>
        </w:tc>
      </w:tr>
    </w:tbl>
    <w:p w14:paraId="4179F4F5" w14:textId="65D569F4" w:rsidR="00E01B72" w:rsidRPr="00D42BC8" w:rsidRDefault="00E01B72" w:rsidP="00E01B72">
      <w:pPr>
        <w:pStyle w:val="a0"/>
        <w:spacing w:afterLines="50" w:after="156" w:line="276" w:lineRule="auto"/>
        <w:rPr>
          <w:rFonts w:ascii="Times New Roman" w:hAnsi="Times New Roman" w:cs="Times New Roman"/>
          <w:sz w:val="18"/>
          <w:szCs w:val="18"/>
        </w:rPr>
      </w:pPr>
      <w:r w:rsidRPr="00D42BC8">
        <w:rPr>
          <w:rFonts w:ascii="Times New Roman" w:hAnsi="Times New Roman" w:cs="Times New Roman"/>
          <w:b/>
          <w:sz w:val="18"/>
          <w:szCs w:val="18"/>
        </w:rPr>
        <w:t>Notes:</w:t>
      </w:r>
      <w:r w:rsidRPr="00D42BC8">
        <w:rPr>
          <w:rFonts w:ascii="Times New Roman" w:hAnsi="Times New Roman" w:cs="Times New Roman"/>
          <w:sz w:val="18"/>
          <w:szCs w:val="18"/>
        </w:rPr>
        <w:t xml:space="preserve"> </w:t>
      </w:r>
      <w:r w:rsidR="004C0F75" w:rsidRPr="00D42BC8">
        <w:rPr>
          <w:rFonts w:ascii="Times New Roman" w:hAnsi="Times New Roman" w:cs="Times New Roman"/>
          <w:sz w:val="18"/>
          <w:szCs w:val="18"/>
        </w:rPr>
        <w:t>This table reports baseline regression results. Participation in the RECD project reduced the urban-rural income ratio by 0.079 on average, confirming that targeted, policy-driven e-commerce development narrowed income disparities across counties.</w:t>
      </w:r>
    </w:p>
    <w:p w14:paraId="00A15E9A" w14:textId="57347E22" w:rsidR="00E01B72" w:rsidRPr="00D42BC8" w:rsidRDefault="00C34948" w:rsidP="00E01B72">
      <w:pPr>
        <w:spacing w:after="0"/>
        <w:ind w:firstLine="420"/>
      </w:pPr>
      <w:r w:rsidRPr="00D42BC8">
        <w:t xml:space="preserve">Understanding how this happens is crucial. Our mechanism analysis shows that the RECD program generates what we term “skewed digital dividends.” Specifically, rural residents experience disproportionately greater gains in both income and employment. Rural household incomes increased by about 1.3% on average, while the impact on urban incomes was negligible. At the same </w:t>
      </w:r>
      <w:r w:rsidRPr="00D42BC8">
        <w:lastRenderedPageBreak/>
        <w:t>time, rural employment rates rose by 2.2%, driven by new opportunities in logistics, warehousing, and online sales, whereas urban employment saw no significant change. These biased income and employment effects explain why the program reduces the income gap rather than exacerbating it.</w:t>
      </w:r>
    </w:p>
    <w:p w14:paraId="5F27DF37" w14:textId="77777777" w:rsidR="009D1342" w:rsidRPr="00D42BC8" w:rsidRDefault="009D1342" w:rsidP="00E01B72">
      <w:pPr>
        <w:spacing w:after="0"/>
        <w:ind w:firstLine="420"/>
      </w:pPr>
    </w:p>
    <w:p w14:paraId="6671FB44" w14:textId="198E3D86" w:rsidR="00E01B72" w:rsidRPr="00D42BC8" w:rsidRDefault="009D1342" w:rsidP="00E01B72">
      <w:pPr>
        <w:pStyle w:val="a1"/>
        <w:ind w:firstLineChars="0" w:firstLine="0"/>
        <w:rPr>
          <w:rFonts w:ascii="Times New Roman" w:hAnsi="Times New Roman" w:cs="Times New Roman"/>
          <w:b w:val="0"/>
        </w:rPr>
      </w:pPr>
      <w:r w:rsidRPr="00D42BC8">
        <w:rPr>
          <w:rFonts w:ascii="Times New Roman" w:hAnsi="Times New Roman" w:cs="Times New Roman"/>
          <w:bCs w:val="0"/>
          <w:kern w:val="2"/>
          <w:sz w:val="21"/>
          <w:szCs w:val="22"/>
        </w:rPr>
        <w:t xml:space="preserve">Table </w:t>
      </w:r>
      <w:r w:rsidR="00F73EBE" w:rsidRPr="00D42BC8">
        <w:rPr>
          <w:rFonts w:ascii="Times New Roman" w:hAnsi="Times New Roman" w:cs="Times New Roman"/>
          <w:bCs w:val="0"/>
          <w:kern w:val="2"/>
          <w:sz w:val="21"/>
          <w:szCs w:val="22"/>
        </w:rPr>
        <w:t>3</w:t>
      </w:r>
      <w:r w:rsidRPr="00D42BC8">
        <w:rPr>
          <w:rFonts w:ascii="Times New Roman" w:hAnsi="Times New Roman" w:cs="Times New Roman"/>
          <w:bCs w:val="0"/>
          <w:kern w:val="2"/>
          <w:sz w:val="21"/>
          <w:szCs w:val="22"/>
        </w:rPr>
        <w:t xml:space="preserve">. Mechanisms: </w:t>
      </w:r>
      <w:del w:id="55" w:author="Gretchen Dykstra" w:date="2025-10-14T19:58:00Z" w16du:dateUtc="2025-10-14T23:58:00Z">
        <w:r w:rsidRPr="00D42BC8" w:rsidDel="00A41646">
          <w:rPr>
            <w:rFonts w:ascii="Times New Roman" w:hAnsi="Times New Roman" w:cs="Times New Roman"/>
            <w:bCs w:val="0"/>
            <w:kern w:val="2"/>
            <w:sz w:val="21"/>
            <w:szCs w:val="22"/>
          </w:rPr>
          <w:delText xml:space="preserve">income </w:delText>
        </w:r>
      </w:del>
      <w:ins w:id="56" w:author="Gretchen Dykstra" w:date="2025-10-14T19:58:00Z" w16du:dateUtc="2025-10-14T23:58:00Z">
        <w:r w:rsidR="00A41646">
          <w:rPr>
            <w:rFonts w:ascii="Times New Roman" w:hAnsi="Times New Roman" w:cs="Times New Roman"/>
            <w:bCs w:val="0"/>
            <w:kern w:val="2"/>
            <w:sz w:val="21"/>
            <w:szCs w:val="22"/>
          </w:rPr>
          <w:t>I</w:t>
        </w:r>
        <w:r w:rsidR="00A41646" w:rsidRPr="00D42BC8">
          <w:rPr>
            <w:rFonts w:ascii="Times New Roman" w:hAnsi="Times New Roman" w:cs="Times New Roman"/>
            <w:bCs w:val="0"/>
            <w:kern w:val="2"/>
            <w:sz w:val="21"/>
            <w:szCs w:val="22"/>
          </w:rPr>
          <w:t xml:space="preserve">ncome </w:t>
        </w:r>
      </w:ins>
      <w:r w:rsidRPr="00D42BC8">
        <w:rPr>
          <w:rFonts w:ascii="Times New Roman" w:hAnsi="Times New Roman" w:cs="Times New Roman"/>
          <w:bCs w:val="0"/>
          <w:kern w:val="2"/>
          <w:sz w:val="21"/>
          <w:szCs w:val="22"/>
        </w:rPr>
        <w:t>and employment effects</w:t>
      </w:r>
    </w:p>
    <w:tbl>
      <w:tblPr>
        <w:tblW w:w="5000" w:type="pct"/>
        <w:jc w:val="center"/>
        <w:tblCellMar>
          <w:left w:w="75" w:type="dxa"/>
          <w:right w:w="75" w:type="dxa"/>
        </w:tblCellMar>
        <w:tblLook w:val="04A0" w:firstRow="1" w:lastRow="0" w:firstColumn="1" w:lastColumn="0" w:noHBand="0" w:noVBand="1"/>
      </w:tblPr>
      <w:tblGrid>
        <w:gridCol w:w="1561"/>
        <w:gridCol w:w="1816"/>
        <w:gridCol w:w="50"/>
        <w:gridCol w:w="1733"/>
        <w:gridCol w:w="13"/>
        <w:gridCol w:w="1513"/>
        <w:gridCol w:w="6"/>
        <w:gridCol w:w="1606"/>
        <w:gridCol w:w="8"/>
      </w:tblGrid>
      <w:tr w:rsidR="00E01B72" w:rsidRPr="00D42BC8" w14:paraId="04E79710" w14:textId="77777777" w:rsidTr="001C233A">
        <w:trPr>
          <w:gridAfter w:val="1"/>
          <w:wAfter w:w="5" w:type="pct"/>
          <w:jc w:val="center"/>
        </w:trPr>
        <w:tc>
          <w:tcPr>
            <w:tcW w:w="940" w:type="pct"/>
            <w:vMerge w:val="restart"/>
            <w:tcBorders>
              <w:top w:val="single" w:sz="4" w:space="0" w:color="auto"/>
              <w:left w:val="nil"/>
              <w:right w:val="nil"/>
            </w:tcBorders>
            <w:vAlign w:val="center"/>
          </w:tcPr>
          <w:p w14:paraId="3DC143A8" w14:textId="77777777" w:rsidR="00E01B72" w:rsidRPr="00D42BC8" w:rsidRDefault="00E01B72" w:rsidP="001C233A">
            <w:pPr>
              <w:pStyle w:val="a"/>
              <w:ind w:firstLineChars="0" w:firstLine="0"/>
              <w:jc w:val="both"/>
              <w:rPr>
                <w:rFonts w:cs="Times New Roman"/>
                <w:szCs w:val="21"/>
              </w:rPr>
            </w:pPr>
            <w:r w:rsidRPr="00D42BC8">
              <w:rPr>
                <w:rFonts w:cs="Times New Roman"/>
                <w:i/>
                <w:szCs w:val="21"/>
                <w:lang w:eastAsia="zh-CN"/>
              </w:rPr>
              <w:t>Variables</w:t>
            </w:r>
          </w:p>
        </w:tc>
        <w:tc>
          <w:tcPr>
            <w:tcW w:w="1123" w:type="pct"/>
            <w:gridSpan w:val="2"/>
            <w:tcBorders>
              <w:top w:val="single" w:sz="4" w:space="0" w:color="auto"/>
              <w:left w:val="nil"/>
              <w:bottom w:val="single" w:sz="6" w:space="0" w:color="auto"/>
              <w:right w:val="nil"/>
            </w:tcBorders>
            <w:vAlign w:val="center"/>
          </w:tcPr>
          <w:p w14:paraId="3A4D69B6" w14:textId="77777777" w:rsidR="00E01B72" w:rsidRPr="00D42BC8" w:rsidRDefault="00E01B72" w:rsidP="001C233A">
            <w:pPr>
              <w:pStyle w:val="a"/>
              <w:ind w:firstLineChars="0" w:firstLine="0"/>
              <w:jc w:val="both"/>
              <w:rPr>
                <w:rFonts w:cs="Times New Roman"/>
                <w:i/>
                <w:szCs w:val="21"/>
                <w:lang w:eastAsia="zh-CN"/>
              </w:rPr>
            </w:pPr>
            <w:proofErr w:type="spellStart"/>
            <w:r w:rsidRPr="00D42BC8">
              <w:rPr>
                <w:rFonts w:eastAsia="SimSun" w:cs="Times New Roman"/>
                <w:i/>
                <w:szCs w:val="21"/>
                <w:lang w:eastAsia="zh-CN"/>
              </w:rPr>
              <w:t>lnci</w:t>
            </w:r>
            <w:proofErr w:type="spellEnd"/>
          </w:p>
        </w:tc>
        <w:tc>
          <w:tcPr>
            <w:tcW w:w="1043" w:type="pct"/>
            <w:tcBorders>
              <w:top w:val="single" w:sz="4" w:space="0" w:color="auto"/>
              <w:left w:val="nil"/>
              <w:bottom w:val="single" w:sz="6" w:space="0" w:color="auto"/>
              <w:right w:val="nil"/>
            </w:tcBorders>
            <w:vAlign w:val="center"/>
          </w:tcPr>
          <w:p w14:paraId="46DD3140" w14:textId="77777777" w:rsidR="00E01B72" w:rsidRPr="00D42BC8" w:rsidRDefault="00E01B72" w:rsidP="001C233A">
            <w:pPr>
              <w:pStyle w:val="a"/>
              <w:ind w:firstLineChars="0" w:firstLine="0"/>
              <w:jc w:val="both"/>
              <w:rPr>
                <w:rFonts w:cs="Times New Roman"/>
                <w:i/>
                <w:szCs w:val="21"/>
                <w:lang w:eastAsia="zh-CN"/>
              </w:rPr>
            </w:pPr>
            <w:proofErr w:type="spellStart"/>
            <w:r w:rsidRPr="00D42BC8">
              <w:rPr>
                <w:rFonts w:cs="Times New Roman"/>
                <w:i/>
                <w:szCs w:val="21"/>
                <w:lang w:eastAsia="zh-CN"/>
              </w:rPr>
              <w:t>lnri</w:t>
            </w:r>
            <w:proofErr w:type="spellEnd"/>
          </w:p>
        </w:tc>
        <w:tc>
          <w:tcPr>
            <w:tcW w:w="919" w:type="pct"/>
            <w:gridSpan w:val="2"/>
            <w:tcBorders>
              <w:top w:val="single" w:sz="4" w:space="0" w:color="auto"/>
              <w:left w:val="nil"/>
              <w:bottom w:val="single" w:sz="6" w:space="0" w:color="auto"/>
              <w:right w:val="nil"/>
            </w:tcBorders>
            <w:vAlign w:val="center"/>
          </w:tcPr>
          <w:p w14:paraId="2EB73EB1" w14:textId="77777777" w:rsidR="00E01B72" w:rsidRPr="00D42BC8" w:rsidRDefault="00E01B72" w:rsidP="001C233A">
            <w:pPr>
              <w:pStyle w:val="a"/>
              <w:ind w:firstLineChars="0" w:firstLine="0"/>
              <w:jc w:val="both"/>
              <w:rPr>
                <w:rFonts w:eastAsia="SimSun" w:cs="Times New Roman"/>
                <w:i/>
                <w:szCs w:val="21"/>
                <w:lang w:eastAsia="zh-CN"/>
              </w:rPr>
            </w:pPr>
            <w:proofErr w:type="spellStart"/>
            <w:r w:rsidRPr="00D42BC8">
              <w:rPr>
                <w:rFonts w:eastAsia="SimSun" w:cs="Times New Roman"/>
                <w:i/>
                <w:szCs w:val="21"/>
                <w:lang w:eastAsia="zh-CN"/>
              </w:rPr>
              <w:t>cwork</w:t>
            </w:r>
            <w:proofErr w:type="spellEnd"/>
          </w:p>
        </w:tc>
        <w:tc>
          <w:tcPr>
            <w:tcW w:w="970" w:type="pct"/>
            <w:gridSpan w:val="2"/>
            <w:tcBorders>
              <w:top w:val="single" w:sz="4" w:space="0" w:color="auto"/>
              <w:left w:val="nil"/>
              <w:bottom w:val="single" w:sz="6" w:space="0" w:color="auto"/>
              <w:right w:val="nil"/>
            </w:tcBorders>
            <w:vAlign w:val="center"/>
          </w:tcPr>
          <w:p w14:paraId="46ECC8FE" w14:textId="77777777" w:rsidR="00E01B72" w:rsidRPr="00D42BC8" w:rsidRDefault="00E01B72" w:rsidP="001C233A">
            <w:pPr>
              <w:pStyle w:val="a"/>
              <w:ind w:firstLineChars="0" w:firstLine="0"/>
              <w:jc w:val="both"/>
              <w:rPr>
                <w:rFonts w:eastAsia="SimSun" w:cs="Times New Roman"/>
                <w:i/>
                <w:szCs w:val="21"/>
                <w:lang w:eastAsia="zh-CN"/>
              </w:rPr>
            </w:pPr>
            <w:proofErr w:type="spellStart"/>
            <w:r w:rsidRPr="00D42BC8">
              <w:rPr>
                <w:rFonts w:eastAsia="SimSun" w:cs="Times New Roman"/>
                <w:i/>
                <w:szCs w:val="21"/>
                <w:lang w:eastAsia="zh-CN"/>
              </w:rPr>
              <w:t>rwork</w:t>
            </w:r>
            <w:proofErr w:type="spellEnd"/>
          </w:p>
        </w:tc>
      </w:tr>
      <w:tr w:rsidR="00E01B72" w:rsidRPr="00D42BC8" w14:paraId="0D954725" w14:textId="77777777" w:rsidTr="001C233A">
        <w:trPr>
          <w:jc w:val="center"/>
        </w:trPr>
        <w:tc>
          <w:tcPr>
            <w:tcW w:w="940" w:type="pct"/>
            <w:vMerge/>
            <w:tcBorders>
              <w:left w:val="nil"/>
              <w:bottom w:val="single" w:sz="6" w:space="0" w:color="auto"/>
              <w:right w:val="nil"/>
            </w:tcBorders>
            <w:vAlign w:val="center"/>
          </w:tcPr>
          <w:p w14:paraId="439AEBAC" w14:textId="77777777" w:rsidR="00E01B72" w:rsidRPr="00D42BC8" w:rsidRDefault="00E01B72" w:rsidP="001C233A">
            <w:pPr>
              <w:pStyle w:val="a"/>
              <w:ind w:firstLineChars="0" w:firstLine="0"/>
              <w:jc w:val="both"/>
              <w:rPr>
                <w:rFonts w:cs="Times New Roman"/>
                <w:szCs w:val="21"/>
              </w:rPr>
            </w:pPr>
          </w:p>
        </w:tc>
        <w:tc>
          <w:tcPr>
            <w:tcW w:w="1093" w:type="pct"/>
            <w:tcBorders>
              <w:top w:val="single" w:sz="4" w:space="0" w:color="auto"/>
              <w:left w:val="nil"/>
              <w:bottom w:val="single" w:sz="6" w:space="0" w:color="auto"/>
              <w:right w:val="nil"/>
            </w:tcBorders>
            <w:vAlign w:val="center"/>
          </w:tcPr>
          <w:p w14:paraId="294FFB6E"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(1)</w:t>
            </w:r>
          </w:p>
        </w:tc>
        <w:tc>
          <w:tcPr>
            <w:tcW w:w="1081" w:type="pct"/>
            <w:gridSpan w:val="3"/>
            <w:tcBorders>
              <w:top w:val="single" w:sz="4" w:space="0" w:color="auto"/>
              <w:left w:val="nil"/>
              <w:bottom w:val="single" w:sz="6" w:space="0" w:color="auto"/>
              <w:right w:val="nil"/>
            </w:tcBorders>
            <w:vAlign w:val="center"/>
          </w:tcPr>
          <w:p w14:paraId="7C6D6B8C"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(2)</w:t>
            </w:r>
          </w:p>
        </w:tc>
        <w:tc>
          <w:tcPr>
            <w:tcW w:w="914" w:type="pct"/>
            <w:gridSpan w:val="2"/>
            <w:tcBorders>
              <w:top w:val="single" w:sz="4" w:space="0" w:color="auto"/>
              <w:left w:val="nil"/>
              <w:bottom w:val="single" w:sz="6" w:space="0" w:color="auto"/>
              <w:right w:val="nil"/>
            </w:tcBorders>
            <w:vAlign w:val="center"/>
          </w:tcPr>
          <w:p w14:paraId="0CC3C9BB"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(3)</w:t>
            </w:r>
          </w:p>
        </w:tc>
        <w:tc>
          <w:tcPr>
            <w:tcW w:w="971" w:type="pct"/>
            <w:gridSpan w:val="2"/>
            <w:tcBorders>
              <w:top w:val="single" w:sz="4" w:space="0" w:color="auto"/>
              <w:left w:val="nil"/>
              <w:bottom w:val="single" w:sz="6" w:space="0" w:color="auto"/>
              <w:right w:val="nil"/>
            </w:tcBorders>
            <w:vAlign w:val="center"/>
          </w:tcPr>
          <w:p w14:paraId="4E1EC5C0"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(4)</w:t>
            </w:r>
          </w:p>
        </w:tc>
      </w:tr>
      <w:tr w:rsidR="00E01B72" w:rsidRPr="00D42BC8" w14:paraId="0271A1A3" w14:textId="77777777" w:rsidTr="001C233A">
        <w:trPr>
          <w:jc w:val="center"/>
        </w:trPr>
        <w:tc>
          <w:tcPr>
            <w:tcW w:w="940" w:type="pct"/>
            <w:vMerge w:val="restart"/>
            <w:tcBorders>
              <w:top w:val="nil"/>
              <w:left w:val="nil"/>
              <w:right w:val="nil"/>
            </w:tcBorders>
            <w:vAlign w:val="center"/>
          </w:tcPr>
          <w:p w14:paraId="32D71B9A" w14:textId="77777777" w:rsidR="00E01B72" w:rsidRPr="00D42BC8" w:rsidRDefault="00E01B72" w:rsidP="001C233A">
            <w:pPr>
              <w:pStyle w:val="a"/>
              <w:ind w:firstLineChars="0" w:firstLine="0"/>
              <w:jc w:val="both"/>
              <w:rPr>
                <w:rFonts w:eastAsia="SimSun" w:cs="Times New Roman"/>
                <w:i/>
                <w:szCs w:val="21"/>
                <w:lang w:eastAsia="zh-CN"/>
              </w:rPr>
            </w:pPr>
            <w:r w:rsidRPr="00D42BC8">
              <w:rPr>
                <w:rFonts w:eastAsia="SimSun" w:cs="Times New Roman"/>
                <w:i/>
                <w:szCs w:val="21"/>
                <w:lang w:eastAsia="zh-CN"/>
              </w:rPr>
              <w:t>DID</w:t>
            </w:r>
          </w:p>
        </w:tc>
        <w:tc>
          <w:tcPr>
            <w:tcW w:w="1093" w:type="pct"/>
            <w:tcBorders>
              <w:top w:val="nil"/>
              <w:left w:val="nil"/>
              <w:bottom w:val="nil"/>
              <w:right w:val="nil"/>
            </w:tcBorders>
            <w:vAlign w:val="center"/>
          </w:tcPr>
          <w:p w14:paraId="014AAF87"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0.007</w:t>
            </w:r>
          </w:p>
        </w:tc>
        <w:tc>
          <w:tcPr>
            <w:tcW w:w="1081" w:type="pct"/>
            <w:gridSpan w:val="3"/>
            <w:tcBorders>
              <w:top w:val="nil"/>
              <w:left w:val="nil"/>
              <w:bottom w:val="nil"/>
              <w:right w:val="nil"/>
            </w:tcBorders>
          </w:tcPr>
          <w:p w14:paraId="293C7395"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0.013***</w:t>
            </w:r>
          </w:p>
        </w:tc>
        <w:tc>
          <w:tcPr>
            <w:tcW w:w="914" w:type="pct"/>
            <w:gridSpan w:val="2"/>
            <w:tcBorders>
              <w:top w:val="nil"/>
              <w:left w:val="nil"/>
              <w:bottom w:val="nil"/>
              <w:right w:val="nil"/>
            </w:tcBorders>
          </w:tcPr>
          <w:p w14:paraId="0F2AF50C"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-0.002</w:t>
            </w:r>
          </w:p>
        </w:tc>
        <w:tc>
          <w:tcPr>
            <w:tcW w:w="971" w:type="pct"/>
            <w:gridSpan w:val="2"/>
            <w:tcBorders>
              <w:top w:val="nil"/>
              <w:left w:val="nil"/>
              <w:bottom w:val="nil"/>
              <w:right w:val="nil"/>
            </w:tcBorders>
          </w:tcPr>
          <w:p w14:paraId="7E078B22"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0.033**</w:t>
            </w:r>
          </w:p>
        </w:tc>
      </w:tr>
      <w:tr w:rsidR="00E01B72" w:rsidRPr="00D42BC8" w14:paraId="5BF27997" w14:textId="77777777" w:rsidTr="001C233A">
        <w:trPr>
          <w:jc w:val="center"/>
        </w:trPr>
        <w:tc>
          <w:tcPr>
            <w:tcW w:w="940" w:type="pct"/>
            <w:vMerge/>
            <w:tcBorders>
              <w:left w:val="nil"/>
              <w:bottom w:val="nil"/>
              <w:right w:val="nil"/>
            </w:tcBorders>
            <w:vAlign w:val="center"/>
          </w:tcPr>
          <w:p w14:paraId="5C5292E6" w14:textId="77777777" w:rsidR="00E01B72" w:rsidRPr="00D42BC8" w:rsidRDefault="00E01B72" w:rsidP="001C233A">
            <w:pPr>
              <w:pStyle w:val="a"/>
              <w:ind w:firstLineChars="0" w:firstLine="0"/>
              <w:jc w:val="both"/>
              <w:rPr>
                <w:rFonts w:cs="Times New Roman"/>
                <w:i/>
                <w:szCs w:val="21"/>
              </w:rPr>
            </w:pPr>
          </w:p>
        </w:tc>
        <w:tc>
          <w:tcPr>
            <w:tcW w:w="1093" w:type="pct"/>
            <w:tcBorders>
              <w:top w:val="nil"/>
              <w:left w:val="nil"/>
              <w:bottom w:val="nil"/>
              <w:right w:val="nil"/>
            </w:tcBorders>
            <w:vAlign w:val="center"/>
          </w:tcPr>
          <w:p w14:paraId="66DA7399"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(0.011)</w:t>
            </w:r>
          </w:p>
        </w:tc>
        <w:tc>
          <w:tcPr>
            <w:tcW w:w="1081" w:type="pct"/>
            <w:gridSpan w:val="3"/>
            <w:tcBorders>
              <w:top w:val="nil"/>
              <w:left w:val="nil"/>
              <w:bottom w:val="nil"/>
              <w:right w:val="nil"/>
            </w:tcBorders>
          </w:tcPr>
          <w:p w14:paraId="65919098"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(0.003)</w:t>
            </w:r>
          </w:p>
        </w:tc>
        <w:tc>
          <w:tcPr>
            <w:tcW w:w="914" w:type="pct"/>
            <w:gridSpan w:val="2"/>
            <w:tcBorders>
              <w:top w:val="nil"/>
              <w:left w:val="nil"/>
              <w:bottom w:val="nil"/>
              <w:right w:val="nil"/>
            </w:tcBorders>
          </w:tcPr>
          <w:p w14:paraId="1C64F329"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(0.003)</w:t>
            </w:r>
          </w:p>
        </w:tc>
        <w:tc>
          <w:tcPr>
            <w:tcW w:w="971" w:type="pct"/>
            <w:gridSpan w:val="2"/>
            <w:tcBorders>
              <w:top w:val="nil"/>
              <w:left w:val="nil"/>
              <w:bottom w:val="nil"/>
              <w:right w:val="nil"/>
            </w:tcBorders>
          </w:tcPr>
          <w:p w14:paraId="67D11A7F"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(0.014)</w:t>
            </w:r>
          </w:p>
        </w:tc>
      </w:tr>
      <w:tr w:rsidR="00E01B72" w:rsidRPr="00D42BC8" w14:paraId="731A9434" w14:textId="77777777" w:rsidTr="001C233A">
        <w:trPr>
          <w:jc w:val="center"/>
        </w:trPr>
        <w:tc>
          <w:tcPr>
            <w:tcW w:w="940" w:type="pct"/>
            <w:vMerge w:val="restart"/>
            <w:tcBorders>
              <w:top w:val="nil"/>
              <w:left w:val="nil"/>
              <w:right w:val="nil"/>
            </w:tcBorders>
            <w:vAlign w:val="center"/>
          </w:tcPr>
          <w:p w14:paraId="002F6E93" w14:textId="77777777" w:rsidR="00E01B72" w:rsidRPr="00D42BC8" w:rsidRDefault="00E01B72" w:rsidP="001C233A">
            <w:pPr>
              <w:pStyle w:val="a"/>
              <w:ind w:firstLineChars="0" w:firstLine="0"/>
              <w:jc w:val="both"/>
              <w:rPr>
                <w:rFonts w:eastAsia="SimSun" w:cs="Times New Roman"/>
                <w:i/>
                <w:szCs w:val="21"/>
              </w:rPr>
            </w:pPr>
            <w:r w:rsidRPr="00D42BC8">
              <w:rPr>
                <w:rFonts w:cs="Times New Roman"/>
                <w:i/>
                <w:szCs w:val="21"/>
                <w:lang w:eastAsia="zh-CN"/>
              </w:rPr>
              <w:t>Constant</w:t>
            </w:r>
          </w:p>
        </w:tc>
        <w:tc>
          <w:tcPr>
            <w:tcW w:w="1093" w:type="pct"/>
            <w:tcBorders>
              <w:top w:val="nil"/>
              <w:left w:val="nil"/>
              <w:bottom w:val="nil"/>
              <w:right w:val="nil"/>
            </w:tcBorders>
          </w:tcPr>
          <w:p w14:paraId="36B1B347"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8.314***</w:t>
            </w:r>
          </w:p>
        </w:tc>
        <w:tc>
          <w:tcPr>
            <w:tcW w:w="1081" w:type="pct"/>
            <w:gridSpan w:val="3"/>
            <w:tcBorders>
              <w:top w:val="nil"/>
              <w:left w:val="nil"/>
              <w:bottom w:val="nil"/>
              <w:right w:val="nil"/>
            </w:tcBorders>
          </w:tcPr>
          <w:p w14:paraId="5A377546"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6.928***</w:t>
            </w:r>
          </w:p>
        </w:tc>
        <w:tc>
          <w:tcPr>
            <w:tcW w:w="914" w:type="pct"/>
            <w:gridSpan w:val="2"/>
            <w:tcBorders>
              <w:top w:val="nil"/>
              <w:left w:val="nil"/>
              <w:bottom w:val="nil"/>
              <w:right w:val="nil"/>
            </w:tcBorders>
          </w:tcPr>
          <w:p w14:paraId="1C9AD56D"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-0.105</w:t>
            </w:r>
          </w:p>
        </w:tc>
        <w:tc>
          <w:tcPr>
            <w:tcW w:w="971" w:type="pct"/>
            <w:gridSpan w:val="2"/>
            <w:tcBorders>
              <w:top w:val="nil"/>
              <w:left w:val="nil"/>
              <w:bottom w:val="nil"/>
              <w:right w:val="nil"/>
            </w:tcBorders>
          </w:tcPr>
          <w:p w14:paraId="7AFA65A6"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1.566***</w:t>
            </w:r>
          </w:p>
        </w:tc>
      </w:tr>
      <w:tr w:rsidR="00E01B72" w:rsidRPr="00D42BC8" w14:paraId="4E20FDC7" w14:textId="77777777" w:rsidTr="001C233A">
        <w:trPr>
          <w:jc w:val="center"/>
        </w:trPr>
        <w:tc>
          <w:tcPr>
            <w:tcW w:w="940" w:type="pct"/>
            <w:vMerge/>
            <w:tcBorders>
              <w:left w:val="nil"/>
              <w:bottom w:val="nil"/>
              <w:right w:val="nil"/>
            </w:tcBorders>
            <w:vAlign w:val="center"/>
          </w:tcPr>
          <w:p w14:paraId="5DB47551" w14:textId="77777777" w:rsidR="00E01B72" w:rsidRPr="00D42BC8" w:rsidRDefault="00E01B72" w:rsidP="001C233A">
            <w:pPr>
              <w:pStyle w:val="a"/>
              <w:ind w:firstLineChars="0" w:firstLine="0"/>
              <w:jc w:val="both"/>
              <w:rPr>
                <w:rFonts w:cs="Times New Roman"/>
                <w:i/>
                <w:szCs w:val="21"/>
              </w:rPr>
            </w:pPr>
          </w:p>
        </w:tc>
        <w:tc>
          <w:tcPr>
            <w:tcW w:w="1093" w:type="pct"/>
            <w:tcBorders>
              <w:top w:val="nil"/>
              <w:left w:val="nil"/>
              <w:bottom w:val="nil"/>
              <w:right w:val="nil"/>
            </w:tcBorders>
          </w:tcPr>
          <w:p w14:paraId="6F0589F3"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(0.133)</w:t>
            </w:r>
          </w:p>
        </w:tc>
        <w:tc>
          <w:tcPr>
            <w:tcW w:w="1081" w:type="pct"/>
            <w:gridSpan w:val="3"/>
            <w:tcBorders>
              <w:top w:val="nil"/>
              <w:left w:val="nil"/>
              <w:bottom w:val="nil"/>
              <w:right w:val="nil"/>
            </w:tcBorders>
          </w:tcPr>
          <w:p w14:paraId="428A3433"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(0.131)</w:t>
            </w:r>
          </w:p>
        </w:tc>
        <w:tc>
          <w:tcPr>
            <w:tcW w:w="914" w:type="pct"/>
            <w:gridSpan w:val="2"/>
            <w:tcBorders>
              <w:top w:val="nil"/>
              <w:left w:val="nil"/>
              <w:bottom w:val="nil"/>
              <w:right w:val="nil"/>
            </w:tcBorders>
          </w:tcPr>
          <w:p w14:paraId="4B016B35"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(0.149)</w:t>
            </w:r>
          </w:p>
        </w:tc>
        <w:tc>
          <w:tcPr>
            <w:tcW w:w="971" w:type="pct"/>
            <w:gridSpan w:val="2"/>
            <w:tcBorders>
              <w:top w:val="nil"/>
              <w:left w:val="nil"/>
              <w:bottom w:val="nil"/>
              <w:right w:val="nil"/>
            </w:tcBorders>
          </w:tcPr>
          <w:p w14:paraId="107AB290"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(0.416)</w:t>
            </w:r>
          </w:p>
        </w:tc>
      </w:tr>
      <w:tr w:rsidR="00E01B72" w:rsidRPr="00D42BC8" w14:paraId="146BBD8F" w14:textId="77777777" w:rsidTr="001C233A">
        <w:trPr>
          <w:jc w:val="center"/>
        </w:trPr>
        <w:tc>
          <w:tcPr>
            <w:tcW w:w="940" w:type="pct"/>
            <w:tcBorders>
              <w:top w:val="nil"/>
              <w:left w:val="nil"/>
              <w:bottom w:val="nil"/>
              <w:right w:val="nil"/>
            </w:tcBorders>
            <w:vAlign w:val="center"/>
          </w:tcPr>
          <w:p w14:paraId="62B48F5C" w14:textId="77777777" w:rsidR="00E01B72" w:rsidRPr="00D42BC8" w:rsidRDefault="00E01B72" w:rsidP="001C233A">
            <w:pPr>
              <w:pStyle w:val="a"/>
              <w:ind w:firstLineChars="0" w:firstLine="0"/>
              <w:jc w:val="both"/>
              <w:rPr>
                <w:rFonts w:eastAsia="SimSun" w:cs="Times New Roman"/>
                <w:i/>
                <w:szCs w:val="21"/>
                <w:lang w:eastAsia="zh-CN"/>
              </w:rPr>
            </w:pPr>
            <w:r w:rsidRPr="00D42BC8">
              <w:rPr>
                <w:rFonts w:eastAsia="SimSun" w:cs="Times New Roman"/>
                <w:i/>
                <w:szCs w:val="21"/>
                <w:lang w:eastAsia="zh-CN"/>
              </w:rPr>
              <w:t>Controls</w:t>
            </w:r>
          </w:p>
        </w:tc>
        <w:tc>
          <w:tcPr>
            <w:tcW w:w="1093" w:type="pct"/>
            <w:tcBorders>
              <w:top w:val="nil"/>
              <w:left w:val="nil"/>
              <w:bottom w:val="nil"/>
              <w:right w:val="nil"/>
            </w:tcBorders>
            <w:vAlign w:val="center"/>
          </w:tcPr>
          <w:p w14:paraId="43ECB4FB"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1081" w:type="pct"/>
            <w:gridSpan w:val="3"/>
            <w:tcBorders>
              <w:top w:val="nil"/>
              <w:left w:val="nil"/>
              <w:bottom w:val="nil"/>
              <w:right w:val="nil"/>
            </w:tcBorders>
            <w:vAlign w:val="center"/>
          </w:tcPr>
          <w:p w14:paraId="6AE7E4FC"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914" w:type="pct"/>
            <w:gridSpan w:val="2"/>
            <w:tcBorders>
              <w:top w:val="nil"/>
              <w:left w:val="nil"/>
              <w:bottom w:val="nil"/>
              <w:right w:val="nil"/>
            </w:tcBorders>
            <w:vAlign w:val="center"/>
          </w:tcPr>
          <w:p w14:paraId="5D4895A6"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971" w:type="pct"/>
            <w:gridSpan w:val="2"/>
            <w:tcBorders>
              <w:top w:val="nil"/>
              <w:left w:val="nil"/>
              <w:bottom w:val="nil"/>
              <w:right w:val="nil"/>
            </w:tcBorders>
            <w:vAlign w:val="center"/>
          </w:tcPr>
          <w:p w14:paraId="44A1F61E"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r>
      <w:tr w:rsidR="00E01B72" w:rsidRPr="00D42BC8" w14:paraId="7B62BED4" w14:textId="77777777" w:rsidTr="001C233A">
        <w:trPr>
          <w:jc w:val="center"/>
        </w:trPr>
        <w:tc>
          <w:tcPr>
            <w:tcW w:w="940" w:type="pct"/>
            <w:tcBorders>
              <w:top w:val="nil"/>
              <w:left w:val="nil"/>
              <w:bottom w:val="nil"/>
              <w:right w:val="nil"/>
            </w:tcBorders>
            <w:vAlign w:val="center"/>
          </w:tcPr>
          <w:p w14:paraId="0453D691"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FE</w:t>
            </w:r>
          </w:p>
        </w:tc>
        <w:tc>
          <w:tcPr>
            <w:tcW w:w="1093" w:type="pct"/>
            <w:tcBorders>
              <w:top w:val="nil"/>
              <w:left w:val="nil"/>
              <w:bottom w:val="nil"/>
              <w:right w:val="nil"/>
            </w:tcBorders>
            <w:vAlign w:val="center"/>
          </w:tcPr>
          <w:p w14:paraId="1F5B3452"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1081" w:type="pct"/>
            <w:gridSpan w:val="3"/>
            <w:tcBorders>
              <w:top w:val="nil"/>
              <w:left w:val="nil"/>
              <w:bottom w:val="nil"/>
              <w:right w:val="nil"/>
            </w:tcBorders>
            <w:vAlign w:val="center"/>
          </w:tcPr>
          <w:p w14:paraId="08F2F7BF"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914" w:type="pct"/>
            <w:gridSpan w:val="2"/>
            <w:tcBorders>
              <w:top w:val="nil"/>
              <w:left w:val="nil"/>
              <w:bottom w:val="nil"/>
              <w:right w:val="nil"/>
            </w:tcBorders>
            <w:vAlign w:val="center"/>
          </w:tcPr>
          <w:p w14:paraId="6C171893"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c>
          <w:tcPr>
            <w:tcW w:w="971" w:type="pct"/>
            <w:gridSpan w:val="2"/>
            <w:tcBorders>
              <w:top w:val="nil"/>
              <w:left w:val="nil"/>
              <w:bottom w:val="nil"/>
              <w:right w:val="nil"/>
            </w:tcBorders>
            <w:vAlign w:val="center"/>
          </w:tcPr>
          <w:p w14:paraId="4D16B677"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Yes</w:t>
            </w:r>
          </w:p>
        </w:tc>
      </w:tr>
      <w:tr w:rsidR="00E01B72" w:rsidRPr="00D42BC8" w14:paraId="080B11A9" w14:textId="77777777" w:rsidTr="001C233A">
        <w:trPr>
          <w:jc w:val="center"/>
        </w:trPr>
        <w:tc>
          <w:tcPr>
            <w:tcW w:w="940" w:type="pct"/>
            <w:tcBorders>
              <w:top w:val="nil"/>
              <w:left w:val="nil"/>
              <w:bottom w:val="nil"/>
              <w:right w:val="nil"/>
            </w:tcBorders>
            <w:vAlign w:val="center"/>
          </w:tcPr>
          <w:p w14:paraId="163FD5C9" w14:textId="77777777" w:rsidR="00E01B72" w:rsidRPr="00D42BC8" w:rsidRDefault="00E01B72" w:rsidP="001C233A">
            <w:pPr>
              <w:pStyle w:val="a"/>
              <w:ind w:firstLineChars="0" w:firstLine="0"/>
              <w:jc w:val="both"/>
              <w:rPr>
                <w:rFonts w:cs="Times New Roman"/>
                <w:szCs w:val="21"/>
              </w:rPr>
            </w:pPr>
            <w:proofErr w:type="spellStart"/>
            <w:r w:rsidRPr="00D42BC8">
              <w:rPr>
                <w:rFonts w:cs="Times New Roman"/>
                <w:szCs w:val="21"/>
              </w:rPr>
              <w:t>Obs</w:t>
            </w:r>
            <w:proofErr w:type="spellEnd"/>
          </w:p>
        </w:tc>
        <w:tc>
          <w:tcPr>
            <w:tcW w:w="1093" w:type="pct"/>
            <w:tcBorders>
              <w:top w:val="nil"/>
              <w:left w:val="nil"/>
              <w:bottom w:val="nil"/>
              <w:right w:val="nil"/>
            </w:tcBorders>
          </w:tcPr>
          <w:p w14:paraId="29F942C8"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18,712</w:t>
            </w:r>
          </w:p>
        </w:tc>
        <w:tc>
          <w:tcPr>
            <w:tcW w:w="1081" w:type="pct"/>
            <w:gridSpan w:val="3"/>
            <w:tcBorders>
              <w:top w:val="nil"/>
              <w:left w:val="nil"/>
              <w:bottom w:val="nil"/>
              <w:right w:val="nil"/>
            </w:tcBorders>
          </w:tcPr>
          <w:p w14:paraId="5A83C66D"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18,712</w:t>
            </w:r>
          </w:p>
        </w:tc>
        <w:tc>
          <w:tcPr>
            <w:tcW w:w="914" w:type="pct"/>
            <w:gridSpan w:val="2"/>
            <w:tcBorders>
              <w:top w:val="nil"/>
              <w:left w:val="nil"/>
              <w:bottom w:val="nil"/>
              <w:right w:val="nil"/>
            </w:tcBorders>
          </w:tcPr>
          <w:p w14:paraId="0C60204A"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3,415</w:t>
            </w:r>
          </w:p>
        </w:tc>
        <w:tc>
          <w:tcPr>
            <w:tcW w:w="971" w:type="pct"/>
            <w:gridSpan w:val="2"/>
            <w:tcBorders>
              <w:top w:val="nil"/>
              <w:left w:val="nil"/>
              <w:bottom w:val="nil"/>
              <w:right w:val="nil"/>
            </w:tcBorders>
          </w:tcPr>
          <w:p w14:paraId="5EC35E72"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7,575</w:t>
            </w:r>
          </w:p>
        </w:tc>
      </w:tr>
      <w:tr w:rsidR="00E01B72" w:rsidRPr="00D42BC8" w14:paraId="390DE42E" w14:textId="77777777" w:rsidTr="001C233A">
        <w:tblPrEx>
          <w:tblBorders>
            <w:bottom w:val="single" w:sz="6" w:space="0" w:color="auto"/>
          </w:tblBorders>
        </w:tblPrEx>
        <w:trPr>
          <w:jc w:val="center"/>
        </w:trPr>
        <w:tc>
          <w:tcPr>
            <w:tcW w:w="940" w:type="pct"/>
            <w:tcBorders>
              <w:top w:val="nil"/>
              <w:left w:val="nil"/>
              <w:bottom w:val="single" w:sz="6" w:space="0" w:color="auto"/>
              <w:right w:val="nil"/>
            </w:tcBorders>
            <w:vAlign w:val="center"/>
          </w:tcPr>
          <w:p w14:paraId="2BB1367F"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R-squared</w:t>
            </w:r>
          </w:p>
        </w:tc>
        <w:tc>
          <w:tcPr>
            <w:tcW w:w="1093" w:type="pct"/>
            <w:tcBorders>
              <w:top w:val="nil"/>
              <w:left w:val="nil"/>
              <w:bottom w:val="single" w:sz="6" w:space="0" w:color="auto"/>
              <w:right w:val="nil"/>
            </w:tcBorders>
          </w:tcPr>
          <w:p w14:paraId="48845F28"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0.976</w:t>
            </w:r>
          </w:p>
        </w:tc>
        <w:tc>
          <w:tcPr>
            <w:tcW w:w="1081" w:type="pct"/>
            <w:gridSpan w:val="3"/>
            <w:tcBorders>
              <w:top w:val="nil"/>
              <w:left w:val="nil"/>
              <w:bottom w:val="single" w:sz="6" w:space="0" w:color="auto"/>
              <w:right w:val="nil"/>
            </w:tcBorders>
          </w:tcPr>
          <w:p w14:paraId="19436424"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0.986</w:t>
            </w:r>
          </w:p>
        </w:tc>
        <w:tc>
          <w:tcPr>
            <w:tcW w:w="914" w:type="pct"/>
            <w:gridSpan w:val="2"/>
            <w:tcBorders>
              <w:top w:val="nil"/>
              <w:left w:val="nil"/>
              <w:bottom w:val="single" w:sz="6" w:space="0" w:color="auto"/>
              <w:right w:val="nil"/>
            </w:tcBorders>
          </w:tcPr>
          <w:p w14:paraId="49656E0D"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0.866</w:t>
            </w:r>
          </w:p>
        </w:tc>
        <w:tc>
          <w:tcPr>
            <w:tcW w:w="971" w:type="pct"/>
            <w:gridSpan w:val="2"/>
            <w:tcBorders>
              <w:top w:val="nil"/>
              <w:left w:val="nil"/>
              <w:bottom w:val="single" w:sz="6" w:space="0" w:color="auto"/>
              <w:right w:val="nil"/>
            </w:tcBorders>
          </w:tcPr>
          <w:p w14:paraId="533BD2AC" w14:textId="77777777" w:rsidR="00E01B72" w:rsidRPr="00D42BC8" w:rsidRDefault="00E01B72" w:rsidP="001C233A">
            <w:pPr>
              <w:pStyle w:val="a"/>
              <w:ind w:firstLineChars="0" w:firstLine="0"/>
              <w:jc w:val="both"/>
              <w:rPr>
                <w:rFonts w:cs="Times New Roman"/>
                <w:szCs w:val="21"/>
              </w:rPr>
            </w:pPr>
            <w:r w:rsidRPr="00D42BC8">
              <w:rPr>
                <w:rFonts w:cs="Times New Roman"/>
                <w:szCs w:val="21"/>
              </w:rPr>
              <w:t>0.593</w:t>
            </w:r>
          </w:p>
        </w:tc>
      </w:tr>
    </w:tbl>
    <w:p w14:paraId="0F1B9D35" w14:textId="02A854C7" w:rsidR="00E01B72" w:rsidRPr="00D42BC8" w:rsidRDefault="00E01B72" w:rsidP="00E01B72">
      <w:pPr>
        <w:pStyle w:val="a0"/>
        <w:spacing w:afterLines="50" w:after="156" w:line="276" w:lineRule="auto"/>
        <w:ind w:firstLine="270"/>
        <w:rPr>
          <w:rFonts w:ascii="Times New Roman" w:hAnsi="Times New Roman" w:cs="Times New Roman"/>
          <w:sz w:val="18"/>
          <w:szCs w:val="18"/>
        </w:rPr>
      </w:pPr>
      <w:bookmarkStart w:id="57" w:name="OLE_LINK17"/>
      <w:bookmarkStart w:id="58" w:name="OLE_LINK18"/>
      <w:r w:rsidRPr="00D42BC8">
        <w:rPr>
          <w:rFonts w:ascii="Times New Roman" w:hAnsi="Times New Roman" w:cs="Times New Roman"/>
          <w:b/>
          <w:bCs/>
          <w:sz w:val="18"/>
          <w:szCs w:val="18"/>
        </w:rPr>
        <w:t>Notes:</w:t>
      </w:r>
      <w:r w:rsidRPr="00D42BC8">
        <w:rPr>
          <w:rFonts w:ascii="Times New Roman" w:hAnsi="Times New Roman" w:cs="Times New Roman"/>
          <w:sz w:val="18"/>
          <w:szCs w:val="18"/>
        </w:rPr>
        <w:t xml:space="preserve"> </w:t>
      </w:r>
      <w:bookmarkEnd w:id="57"/>
      <w:bookmarkEnd w:id="58"/>
      <w:r w:rsidR="009D1342" w:rsidRPr="00D42BC8">
        <w:rPr>
          <w:rFonts w:ascii="Times New Roman" w:hAnsi="Times New Roman" w:cs="Times New Roman"/>
          <w:sz w:val="18"/>
          <w:szCs w:val="18"/>
        </w:rPr>
        <w:t xml:space="preserve">This table shows the “biased” digital dividends of the RECD project. Rural household incomes rose by about 1.3% and rural employment rates </w:t>
      </w:r>
      <w:ins w:id="59" w:author="Gretchen Dykstra" w:date="2025-10-14T19:58:00Z" w16du:dateUtc="2025-10-14T23:58:00Z">
        <w:r w:rsidR="00A41646">
          <w:rPr>
            <w:rFonts w:ascii="Times New Roman" w:hAnsi="Times New Roman" w:cs="Times New Roman"/>
            <w:sz w:val="18"/>
            <w:szCs w:val="18"/>
          </w:rPr>
          <w:t xml:space="preserve">increased </w:t>
        </w:r>
      </w:ins>
      <w:r w:rsidR="009D1342" w:rsidRPr="00D42BC8">
        <w:rPr>
          <w:rFonts w:ascii="Times New Roman" w:hAnsi="Times New Roman" w:cs="Times New Roman"/>
          <w:sz w:val="18"/>
          <w:szCs w:val="18"/>
        </w:rPr>
        <w:t xml:space="preserve">by </w:t>
      </w:r>
      <w:r w:rsidR="007462B5" w:rsidRPr="00D42BC8">
        <w:rPr>
          <w:rFonts w:ascii="Times New Roman" w:hAnsi="Times New Roman" w:cs="Times New Roman" w:hint="eastAsia"/>
          <w:sz w:val="18"/>
          <w:szCs w:val="18"/>
        </w:rPr>
        <w:t>3</w:t>
      </w:r>
      <w:r w:rsidR="009D1342" w:rsidRPr="00D42BC8">
        <w:rPr>
          <w:rFonts w:ascii="Times New Roman" w:hAnsi="Times New Roman" w:cs="Times New Roman"/>
          <w:sz w:val="18"/>
          <w:szCs w:val="18"/>
        </w:rPr>
        <w:t>.</w:t>
      </w:r>
      <w:r w:rsidR="007462B5" w:rsidRPr="00D42BC8">
        <w:rPr>
          <w:rFonts w:ascii="Times New Roman" w:hAnsi="Times New Roman" w:cs="Times New Roman" w:hint="eastAsia"/>
          <w:sz w:val="18"/>
          <w:szCs w:val="18"/>
        </w:rPr>
        <w:t>3</w:t>
      </w:r>
      <w:r w:rsidR="009D1342" w:rsidRPr="00D42BC8">
        <w:rPr>
          <w:rFonts w:ascii="Times New Roman" w:hAnsi="Times New Roman" w:cs="Times New Roman"/>
          <w:sz w:val="18"/>
          <w:szCs w:val="18"/>
        </w:rPr>
        <w:t>%, while corresponding urban gains were negligible. These asymmetric benefits explain why the program narrowed the income gap.</w:t>
      </w:r>
    </w:p>
    <w:p w14:paraId="6FBA29B0" w14:textId="77777777" w:rsidR="00C26F39" w:rsidRPr="00D42BC8" w:rsidRDefault="00C34948" w:rsidP="00C26F39">
      <w:pPr>
        <w:spacing w:after="0"/>
        <w:ind w:firstLine="420"/>
      </w:pPr>
      <w:r w:rsidRPr="00D42BC8">
        <w:t xml:space="preserve">The policy’s impact is also visible in case studies. In </w:t>
      </w:r>
      <w:proofErr w:type="spellStart"/>
      <w:r w:rsidRPr="00D42BC8">
        <w:t>Jiangyong</w:t>
      </w:r>
      <w:proofErr w:type="spellEnd"/>
      <w:r w:rsidRPr="00D42BC8">
        <w:t xml:space="preserve"> County, Hunan Province, local farmers were able to market specialty products such as pomelos and taro online, generating over 230 million yuan in sales and boosting household incomes by 4,000 yuan annually. In </w:t>
      </w:r>
      <w:proofErr w:type="spellStart"/>
      <w:r w:rsidRPr="00D42BC8">
        <w:t>Zhenxiong</w:t>
      </w:r>
      <w:proofErr w:type="spellEnd"/>
      <w:r w:rsidRPr="00D42BC8">
        <w:t xml:space="preserve"> County, Yunnan Province, the program directly created more than 3,000 jobs and engaged hundreds of thousands of rural workers in related activities. These examples illustrate how targeted support for agricultural e-commerce can empower rural residents, raise incomes, and absorb surplus labor.</w:t>
      </w:r>
    </w:p>
    <w:p w14:paraId="53B33078" w14:textId="77777777" w:rsidR="00C26F39" w:rsidRPr="00D42BC8" w:rsidRDefault="00C34948" w:rsidP="00C26F39">
      <w:pPr>
        <w:spacing w:after="0"/>
        <w:ind w:firstLine="420"/>
      </w:pPr>
      <w:r w:rsidRPr="00D42BC8">
        <w:t xml:space="preserve">Our analysis further examines how the RECD interacts with other rural policies. We find strong complementarities with rural information initiatives that establish information service stations, improve connectivity, and provide training. Where these programs are present, the RECD’s impact on narrowing the income gap is amplified. In contrast, synergy with the </w:t>
      </w:r>
      <w:del w:id="60" w:author="Gretchen Dykstra" w:date="2025-10-14T19:59:00Z" w16du:dateUtc="2025-10-14T23:59:00Z">
        <w:r w:rsidRPr="00D42BC8" w:rsidDel="005926D1">
          <w:delText>“</w:delText>
        </w:r>
      </w:del>
      <w:r w:rsidRPr="00D42BC8">
        <w:t>Broadband China</w:t>
      </w:r>
      <w:del w:id="61" w:author="Gretchen Dykstra" w:date="2025-10-14T19:59:00Z" w16du:dateUtc="2025-10-14T23:59:00Z">
        <w:r w:rsidRPr="00D42BC8" w:rsidDel="005926D1">
          <w:delText>”</w:delText>
        </w:r>
      </w:del>
      <w:r w:rsidRPr="00D42BC8">
        <w:t xml:space="preserve"> policy is limited, reflecting that program’s urban bias. The </w:t>
      </w:r>
      <w:del w:id="62" w:author="Gretchen Dykstra" w:date="2025-10-14T19:59:00Z" w16du:dateUtc="2025-10-14T23:59:00Z">
        <w:r w:rsidRPr="00D42BC8" w:rsidDel="005926D1">
          <w:delText>“</w:delText>
        </w:r>
      </w:del>
      <w:r w:rsidRPr="00D42BC8">
        <w:t>Rural Returning Entrepreneurship</w:t>
      </w:r>
      <w:del w:id="63" w:author="Gretchen Dykstra" w:date="2025-10-14T19:59:00Z" w16du:dateUtc="2025-10-14T23:59:00Z">
        <w:r w:rsidRPr="00D42BC8" w:rsidDel="005926D1">
          <w:delText>”</w:delText>
        </w:r>
      </w:del>
      <w:r w:rsidRPr="00D42BC8">
        <w:t xml:space="preserve"> policy even offsets some of the RECD’s gains, as its benefits are often captured by local elites, highlighting the risk of unequal resource allocation in policy design.</w:t>
      </w:r>
    </w:p>
    <w:p w14:paraId="7555FF57" w14:textId="77777777" w:rsidR="00C26F39" w:rsidRPr="00D42BC8" w:rsidRDefault="00C34948" w:rsidP="00C26F39">
      <w:pPr>
        <w:spacing w:after="0"/>
        <w:ind w:firstLine="420"/>
      </w:pPr>
      <w:r w:rsidRPr="00D42BC8">
        <w:t xml:space="preserve">Taken together, these findings suggest that the design of digital policies matters greatly. Left to market forces, REC can cluster in better-off regions and widen disparities. </w:t>
      </w:r>
      <w:commentRangeStart w:id="64"/>
      <w:r w:rsidRPr="00D42BC8">
        <w:t>By contrast, when carefully targeted to disadvantaged counties, supported by infrastructure investment, and combined with complementary information policies, REC becomes a powerful tool for inclusive growth.</w:t>
      </w:r>
      <w:commentRangeEnd w:id="64"/>
      <w:r w:rsidR="00201936" w:rsidRPr="00D42BC8">
        <w:rPr>
          <w:rStyle w:val="CommentReference"/>
        </w:rPr>
        <w:commentReference w:id="64"/>
      </w:r>
    </w:p>
    <w:p w14:paraId="36BF02D2" w14:textId="688D5801" w:rsidR="0070234B" w:rsidRDefault="00C34948" w:rsidP="00C26F39">
      <w:pPr>
        <w:spacing w:after="0"/>
        <w:ind w:firstLine="420"/>
      </w:pPr>
      <w:r w:rsidRPr="00D42BC8">
        <w:t xml:space="preserve">The broader implications extend beyond China. Many developing economies face similar challenges of regional inequality and limited rural market access. The Chinese experience demonstrates that digital technologies alone are not enough; deliberate public policy is required to ensure that their dividends reach the poorest communities. The RECD project shows that when the state lowers entry barriers, invests in logistics and digital skills, and builds supportive ecosystems, e-commerce can </w:t>
      </w:r>
      <w:del w:id="65" w:author="Gretchen Dykstra" w:date="2025-10-14T20:00:00Z" w16du:dateUtc="2025-10-15T00:00:00Z">
        <w:r w:rsidRPr="00D42BC8" w:rsidDel="00F03F2F">
          <w:delText>serve as</w:delText>
        </w:r>
      </w:del>
      <w:ins w:id="66" w:author="Gretchen Dykstra" w:date="2025-10-14T20:00:00Z" w16du:dateUtc="2025-10-15T00:00:00Z">
        <w:r w:rsidR="00F03F2F">
          <w:t>be</w:t>
        </w:r>
      </w:ins>
      <w:r w:rsidRPr="00D42BC8">
        <w:t xml:space="preserve"> a bridge rather than a barrier between urban and rural societies.</w:t>
      </w:r>
    </w:p>
    <w:p w14:paraId="7FD38C66" w14:textId="77777777" w:rsidR="000F707E" w:rsidRDefault="000F707E" w:rsidP="00C26F39">
      <w:pPr>
        <w:spacing w:after="0"/>
        <w:ind w:firstLine="420"/>
      </w:pPr>
    </w:p>
    <w:p w14:paraId="24AB5DB1" w14:textId="1DC32C8F" w:rsidR="000F707E" w:rsidRPr="00D42BC8" w:rsidRDefault="000F707E" w:rsidP="000F707E">
      <w:pPr>
        <w:spacing w:after="0"/>
        <w:jc w:val="left"/>
        <w:rPr>
          <w:lang w:eastAsia="zh-CN"/>
        </w:rPr>
      </w:pPr>
      <w:r>
        <w:t>References</w:t>
      </w:r>
    </w:p>
    <w:p w14:paraId="3624802C" w14:textId="301B8360" w:rsidR="000F707E" w:rsidRDefault="000F707E" w:rsidP="000F707E">
      <w:pPr>
        <w:pStyle w:val="Bibliography"/>
        <w:rPr>
          <w:lang w:eastAsia="zh-CN"/>
        </w:rPr>
      </w:pPr>
      <w:r>
        <w:rPr>
          <w:lang w:eastAsia="zh-CN"/>
        </w:rPr>
        <w:t>Ji, X</w:t>
      </w:r>
      <w:del w:id="67" w:author="Gretchen Dykstra" w:date="2025-10-14T19:16:00Z" w16du:dateUtc="2025-10-14T23:16:00Z">
        <w:r w:rsidDel="004A31D8">
          <w:rPr>
            <w:lang w:eastAsia="zh-CN"/>
          </w:rPr>
          <w:delText xml:space="preserve">., </w:delText>
        </w:r>
      </w:del>
      <w:ins w:id="68" w:author="Gretchen Dykstra" w:date="2025-10-14T19:16:00Z" w16du:dateUtc="2025-10-14T23:16:00Z">
        <w:r w:rsidR="004A31D8">
          <w:rPr>
            <w:lang w:eastAsia="zh-CN"/>
          </w:rPr>
          <w:t>ing</w:t>
        </w:r>
        <w:r w:rsidR="004A31D8">
          <w:rPr>
            <w:lang w:eastAsia="zh-CN"/>
          </w:rPr>
          <w:t xml:space="preserve">, </w:t>
        </w:r>
        <w:proofErr w:type="spellStart"/>
        <w:r w:rsidR="004A31D8">
          <w:rPr>
            <w:lang w:eastAsia="zh-CN"/>
          </w:rPr>
          <w:t>Jingwen</w:t>
        </w:r>
        <w:proofErr w:type="spellEnd"/>
        <w:r w:rsidR="004A31D8">
          <w:rPr>
            <w:lang w:eastAsia="zh-CN"/>
          </w:rPr>
          <w:t xml:space="preserve"> </w:t>
        </w:r>
      </w:ins>
      <w:r>
        <w:rPr>
          <w:lang w:eastAsia="zh-CN"/>
        </w:rPr>
        <w:t xml:space="preserve">Xu, </w:t>
      </w:r>
      <w:ins w:id="69" w:author="Gretchen Dykstra" w:date="2025-10-14T19:17:00Z" w16du:dateUtc="2025-10-14T23:17:00Z">
        <w:r w:rsidR="004A31D8">
          <w:rPr>
            <w:lang w:eastAsia="zh-CN"/>
          </w:rPr>
          <w:t xml:space="preserve">and </w:t>
        </w:r>
      </w:ins>
      <w:del w:id="70" w:author="Gretchen Dykstra" w:date="2025-10-14T19:17:00Z" w16du:dateUtc="2025-10-14T23:17:00Z">
        <w:r w:rsidDel="004A31D8">
          <w:rPr>
            <w:lang w:eastAsia="zh-CN"/>
          </w:rPr>
          <w:delText>J.,</w:delText>
        </w:r>
      </w:del>
      <w:proofErr w:type="spellStart"/>
      <w:ins w:id="71" w:author="Gretchen Dykstra" w:date="2025-10-14T19:17:00Z" w16du:dateUtc="2025-10-14T23:17:00Z">
        <w:r w:rsidR="004A31D8">
          <w:rPr>
            <w:lang w:eastAsia="zh-CN"/>
          </w:rPr>
          <w:t>Hongxiao</w:t>
        </w:r>
      </w:ins>
      <w:proofErr w:type="spellEnd"/>
      <w:r>
        <w:rPr>
          <w:lang w:eastAsia="zh-CN"/>
        </w:rPr>
        <w:t xml:space="preserve"> Zhang</w:t>
      </w:r>
      <w:del w:id="72" w:author="Gretchen Dykstra" w:date="2025-10-14T19:17:00Z" w16du:dateUtc="2025-10-14T23:17:00Z">
        <w:r w:rsidDel="004A31D8">
          <w:rPr>
            <w:lang w:eastAsia="zh-CN"/>
          </w:rPr>
          <w:delText>, H</w:delText>
        </w:r>
      </w:del>
      <w:r>
        <w:rPr>
          <w:lang w:eastAsia="zh-CN"/>
        </w:rPr>
        <w:t>.</w:t>
      </w:r>
      <w:del w:id="73" w:author="Gretchen Dykstra" w:date="2025-10-14T19:17:00Z" w16du:dateUtc="2025-10-14T23:17:00Z">
        <w:r w:rsidDel="004A31D8">
          <w:rPr>
            <w:lang w:eastAsia="zh-CN"/>
          </w:rPr>
          <w:delText>,</w:delText>
        </w:r>
      </w:del>
      <w:r>
        <w:rPr>
          <w:lang w:eastAsia="zh-CN"/>
        </w:rPr>
        <w:t xml:space="preserve"> 2023. </w:t>
      </w:r>
      <w:r>
        <w:rPr>
          <w:lang w:eastAsia="zh-CN"/>
        </w:rPr>
        <w:t>“</w:t>
      </w:r>
      <w:r>
        <w:rPr>
          <w:lang w:eastAsia="zh-CN"/>
        </w:rPr>
        <w:t xml:space="preserve">Environmental </w:t>
      </w:r>
      <w:r w:rsidR="004A31D8">
        <w:rPr>
          <w:lang w:eastAsia="zh-CN"/>
        </w:rPr>
        <w:t>E</w:t>
      </w:r>
      <w:r>
        <w:rPr>
          <w:lang w:eastAsia="zh-CN"/>
        </w:rPr>
        <w:t xml:space="preserve">ffects of </w:t>
      </w:r>
      <w:r w:rsidR="004A31D8">
        <w:rPr>
          <w:lang w:eastAsia="zh-CN"/>
        </w:rPr>
        <w:t>R</w:t>
      </w:r>
      <w:r>
        <w:rPr>
          <w:lang w:eastAsia="zh-CN"/>
        </w:rPr>
        <w:t xml:space="preserve">ural </w:t>
      </w:r>
      <w:r w:rsidR="004A31D8">
        <w:rPr>
          <w:lang w:eastAsia="zh-CN"/>
        </w:rPr>
        <w:t>E</w:t>
      </w:r>
      <w:r>
        <w:rPr>
          <w:lang w:eastAsia="zh-CN"/>
        </w:rPr>
        <w:t xml:space="preserve">-commerce: A </w:t>
      </w:r>
      <w:r w:rsidR="004A31D8">
        <w:rPr>
          <w:lang w:eastAsia="zh-CN"/>
        </w:rPr>
        <w:t>C</w:t>
      </w:r>
      <w:r>
        <w:rPr>
          <w:lang w:eastAsia="zh-CN"/>
        </w:rPr>
        <w:t xml:space="preserve">ase </w:t>
      </w:r>
      <w:r w:rsidR="004A31D8">
        <w:rPr>
          <w:lang w:eastAsia="zh-CN"/>
        </w:rPr>
        <w:t>S</w:t>
      </w:r>
      <w:r>
        <w:rPr>
          <w:lang w:eastAsia="zh-CN"/>
        </w:rPr>
        <w:t xml:space="preserve">tudy of </w:t>
      </w:r>
      <w:r w:rsidR="004A31D8">
        <w:rPr>
          <w:lang w:eastAsia="zh-CN"/>
        </w:rPr>
        <w:t>C</w:t>
      </w:r>
      <w:r>
        <w:rPr>
          <w:lang w:eastAsia="zh-CN"/>
        </w:rPr>
        <w:t xml:space="preserve">hemical </w:t>
      </w:r>
      <w:r w:rsidR="004A31D8">
        <w:rPr>
          <w:lang w:eastAsia="zh-CN"/>
        </w:rPr>
        <w:t>F</w:t>
      </w:r>
      <w:r>
        <w:rPr>
          <w:lang w:eastAsia="zh-CN"/>
        </w:rPr>
        <w:t xml:space="preserve">ertilizer </w:t>
      </w:r>
      <w:r w:rsidR="004A31D8">
        <w:rPr>
          <w:lang w:eastAsia="zh-CN"/>
        </w:rPr>
        <w:t>R</w:t>
      </w:r>
      <w:r>
        <w:rPr>
          <w:lang w:eastAsia="zh-CN"/>
        </w:rPr>
        <w:t>eduction in China.</w:t>
      </w:r>
      <w:r>
        <w:rPr>
          <w:lang w:eastAsia="zh-CN"/>
        </w:rPr>
        <w:t>”</w:t>
      </w:r>
      <w:r>
        <w:rPr>
          <w:lang w:eastAsia="zh-CN"/>
        </w:rPr>
        <w:t xml:space="preserve"> </w:t>
      </w:r>
      <w:r w:rsidRPr="004A31D8">
        <w:rPr>
          <w:i/>
          <w:iCs/>
          <w:lang w:eastAsia="zh-CN"/>
        </w:rPr>
        <w:t>Journal of Environmental Management</w:t>
      </w:r>
      <w:r>
        <w:rPr>
          <w:lang w:eastAsia="zh-CN"/>
        </w:rPr>
        <w:t xml:space="preserve"> 326</w:t>
      </w:r>
      <w:r w:rsidR="004A31D8">
        <w:rPr>
          <w:lang w:eastAsia="zh-CN"/>
        </w:rPr>
        <w:t>:</w:t>
      </w:r>
      <w:r>
        <w:rPr>
          <w:lang w:eastAsia="zh-CN"/>
        </w:rPr>
        <w:t xml:space="preserve"> 116713. </w:t>
      </w:r>
      <w:hyperlink r:id="rId14" w:history="1">
        <w:r w:rsidR="004A31D8" w:rsidRPr="0085059C">
          <w:rPr>
            <w:rStyle w:val="Hyperlink"/>
            <w:lang w:eastAsia="zh-CN"/>
          </w:rPr>
          <w:t>https://d</w:t>
        </w:r>
        <w:r w:rsidR="004A31D8" w:rsidRPr="0085059C">
          <w:rPr>
            <w:rStyle w:val="Hyperlink"/>
            <w:lang w:eastAsia="zh-CN"/>
          </w:rPr>
          <w:t>o</w:t>
        </w:r>
        <w:r w:rsidR="004A31D8" w:rsidRPr="0085059C">
          <w:rPr>
            <w:rStyle w:val="Hyperlink"/>
            <w:lang w:eastAsia="zh-CN"/>
          </w:rPr>
          <w:t>i.org/10.1016/j.jenvman.2022.116713</w:t>
        </w:r>
      </w:hyperlink>
      <w:r w:rsidR="004A31D8">
        <w:rPr>
          <w:lang w:eastAsia="zh-CN"/>
        </w:rPr>
        <w:t>.</w:t>
      </w:r>
    </w:p>
    <w:p w14:paraId="759F46C9" w14:textId="77777777" w:rsidR="004A31D8" w:rsidRPr="004A31D8" w:rsidRDefault="004A31D8" w:rsidP="004A31D8">
      <w:pPr>
        <w:rPr>
          <w:lang w:eastAsia="zh-CN"/>
        </w:rPr>
      </w:pPr>
    </w:p>
    <w:p w14:paraId="3155E191" w14:textId="34634181" w:rsidR="000F707E" w:rsidRDefault="000F707E" w:rsidP="000F707E">
      <w:pPr>
        <w:pStyle w:val="Bibliography"/>
        <w:rPr>
          <w:ins w:id="74" w:author="Gretchen Dykstra" w:date="2025-10-14T19:22:00Z" w16du:dateUtc="2025-10-14T23:22:00Z"/>
          <w:lang w:eastAsia="zh-CN"/>
        </w:rPr>
      </w:pPr>
      <w:r>
        <w:rPr>
          <w:lang w:eastAsia="zh-CN"/>
        </w:rPr>
        <w:lastRenderedPageBreak/>
        <w:t>Juhász, R</w:t>
      </w:r>
      <w:ins w:id="75" w:author="Gretchen Dykstra" w:date="2025-10-14T19:23:00Z" w16du:dateUtc="2025-10-14T23:23:00Z">
        <w:r w:rsidR="00C75705">
          <w:rPr>
            <w:lang w:eastAsia="zh-CN"/>
          </w:rPr>
          <w:t>éka</w:t>
        </w:r>
      </w:ins>
      <w:r>
        <w:rPr>
          <w:lang w:eastAsia="zh-CN"/>
        </w:rPr>
        <w:t>.</w:t>
      </w:r>
      <w:del w:id="76" w:author="Gretchen Dykstra" w:date="2025-10-14T19:21:00Z" w16du:dateUtc="2025-10-14T23:21:00Z">
        <w:r w:rsidDel="004A31D8">
          <w:rPr>
            <w:lang w:eastAsia="zh-CN"/>
          </w:rPr>
          <w:delText>,</w:delText>
        </w:r>
      </w:del>
      <w:r>
        <w:rPr>
          <w:lang w:eastAsia="zh-CN"/>
        </w:rPr>
        <w:t xml:space="preserve"> 2018. </w:t>
      </w:r>
      <w:ins w:id="77" w:author="Gretchen Dykstra" w:date="2025-10-14T19:21:00Z" w16du:dateUtc="2025-10-14T23:21:00Z">
        <w:r w:rsidR="004A31D8">
          <w:rPr>
            <w:lang w:eastAsia="zh-CN"/>
          </w:rPr>
          <w:t>“</w:t>
        </w:r>
      </w:ins>
      <w:r>
        <w:rPr>
          <w:lang w:eastAsia="zh-CN"/>
        </w:rPr>
        <w:t>Temporary Protection and Technology Adoption: Evidence from the Napoleonic Blockade.</w:t>
      </w:r>
      <w:ins w:id="78" w:author="Gretchen Dykstra" w:date="2025-10-14T19:21:00Z" w16du:dateUtc="2025-10-14T23:21:00Z">
        <w:r w:rsidR="004A31D8">
          <w:rPr>
            <w:lang w:eastAsia="zh-CN"/>
          </w:rPr>
          <w:t>”</w:t>
        </w:r>
      </w:ins>
      <w:r>
        <w:rPr>
          <w:lang w:eastAsia="zh-CN"/>
        </w:rPr>
        <w:t xml:space="preserve"> </w:t>
      </w:r>
      <w:r w:rsidRPr="004A31D8">
        <w:rPr>
          <w:i/>
          <w:iCs/>
          <w:lang w:eastAsia="zh-CN"/>
          <w:rPrChange w:id="79" w:author="Gretchen Dykstra" w:date="2025-10-14T19:21:00Z" w16du:dateUtc="2025-10-14T23:21:00Z">
            <w:rPr>
              <w:lang w:eastAsia="zh-CN"/>
            </w:rPr>
          </w:rPrChange>
        </w:rPr>
        <w:t>American Economic Review</w:t>
      </w:r>
      <w:r>
        <w:rPr>
          <w:lang w:eastAsia="zh-CN"/>
        </w:rPr>
        <w:t xml:space="preserve"> 108</w:t>
      </w:r>
      <w:ins w:id="80" w:author="Gretchen Dykstra" w:date="2025-10-14T19:23:00Z" w16du:dateUtc="2025-10-14T23:23:00Z">
        <w:r w:rsidR="00C75705">
          <w:rPr>
            <w:lang w:eastAsia="zh-CN"/>
          </w:rPr>
          <w:t xml:space="preserve"> (11)</w:t>
        </w:r>
      </w:ins>
      <w:del w:id="81" w:author="Gretchen Dykstra" w:date="2025-10-14T19:22:00Z" w16du:dateUtc="2025-10-14T23:22:00Z">
        <w:r w:rsidDel="004A31D8">
          <w:rPr>
            <w:lang w:eastAsia="zh-CN"/>
          </w:rPr>
          <w:delText xml:space="preserve">, </w:delText>
        </w:r>
      </w:del>
      <w:ins w:id="82" w:author="Gretchen Dykstra" w:date="2025-10-14T19:22:00Z" w16du:dateUtc="2025-10-14T23:22:00Z">
        <w:r w:rsidR="004A31D8">
          <w:rPr>
            <w:lang w:eastAsia="zh-CN"/>
          </w:rPr>
          <w:t>:</w:t>
        </w:r>
        <w:r w:rsidR="004A31D8">
          <w:rPr>
            <w:lang w:eastAsia="zh-CN"/>
          </w:rPr>
          <w:t xml:space="preserve"> </w:t>
        </w:r>
      </w:ins>
      <w:r>
        <w:rPr>
          <w:lang w:eastAsia="zh-CN"/>
        </w:rPr>
        <w:t>3339–</w:t>
      </w:r>
      <w:del w:id="83" w:author="Gretchen Dykstra" w:date="2025-10-14T19:22:00Z" w16du:dateUtc="2025-10-14T23:22:00Z">
        <w:r w:rsidDel="004A31D8">
          <w:rPr>
            <w:lang w:eastAsia="zh-CN"/>
          </w:rPr>
          <w:delText>33</w:delText>
        </w:r>
      </w:del>
      <w:r>
        <w:rPr>
          <w:lang w:eastAsia="zh-CN"/>
        </w:rPr>
        <w:t xml:space="preserve">76. </w:t>
      </w:r>
      <w:ins w:id="84" w:author="Gretchen Dykstra" w:date="2025-10-14T19:22:00Z" w16du:dateUtc="2025-10-14T23:22:00Z">
        <w:r w:rsidR="004A31D8">
          <w:rPr>
            <w:lang w:eastAsia="zh-CN"/>
          </w:rPr>
          <w:fldChar w:fldCharType="begin"/>
        </w:r>
        <w:r w:rsidR="004A31D8">
          <w:rPr>
            <w:lang w:eastAsia="zh-CN"/>
          </w:rPr>
          <w:instrText>HYPERLINK "</w:instrText>
        </w:r>
      </w:ins>
      <w:r w:rsidR="004A31D8">
        <w:rPr>
          <w:lang w:eastAsia="zh-CN"/>
        </w:rPr>
        <w:instrText>https://doi.org/10.1257/aer.20151730</w:instrText>
      </w:r>
      <w:ins w:id="85" w:author="Gretchen Dykstra" w:date="2025-10-14T19:22:00Z" w16du:dateUtc="2025-10-14T23:22:00Z">
        <w:r w:rsidR="004A31D8">
          <w:rPr>
            <w:lang w:eastAsia="zh-CN"/>
          </w:rPr>
          <w:instrText>"</w:instrText>
        </w:r>
        <w:r w:rsidR="004A31D8">
          <w:rPr>
            <w:lang w:eastAsia="zh-CN"/>
          </w:rPr>
          <w:fldChar w:fldCharType="separate"/>
        </w:r>
      </w:ins>
      <w:r w:rsidR="004A31D8" w:rsidRPr="0085059C">
        <w:rPr>
          <w:rStyle w:val="Hyperlink"/>
          <w:lang w:eastAsia="zh-CN"/>
        </w:rPr>
        <w:t>https://doi.org/10.1257/aer.201</w:t>
      </w:r>
      <w:r w:rsidR="004A31D8" w:rsidRPr="0085059C">
        <w:rPr>
          <w:rStyle w:val="Hyperlink"/>
          <w:lang w:eastAsia="zh-CN"/>
        </w:rPr>
        <w:t>5</w:t>
      </w:r>
      <w:r w:rsidR="004A31D8" w:rsidRPr="0085059C">
        <w:rPr>
          <w:rStyle w:val="Hyperlink"/>
          <w:lang w:eastAsia="zh-CN"/>
        </w:rPr>
        <w:t>1730</w:t>
      </w:r>
      <w:ins w:id="86" w:author="Gretchen Dykstra" w:date="2025-10-14T19:22:00Z" w16du:dateUtc="2025-10-14T23:22:00Z">
        <w:r w:rsidR="004A31D8">
          <w:rPr>
            <w:lang w:eastAsia="zh-CN"/>
          </w:rPr>
          <w:fldChar w:fldCharType="end"/>
        </w:r>
        <w:r w:rsidR="004A31D8">
          <w:rPr>
            <w:lang w:eastAsia="zh-CN"/>
          </w:rPr>
          <w:t>.</w:t>
        </w:r>
      </w:ins>
    </w:p>
    <w:p w14:paraId="5FA1369D" w14:textId="3991D745" w:rsidR="004A31D8" w:rsidRPr="004A31D8" w:rsidDel="004A31D8" w:rsidRDefault="004A31D8" w:rsidP="004A31D8">
      <w:pPr>
        <w:rPr>
          <w:del w:id="87" w:author="Gretchen Dykstra" w:date="2025-10-14T19:22:00Z" w16du:dateUtc="2025-10-14T23:22:00Z"/>
          <w:lang w:eastAsia="zh-CN"/>
        </w:rPr>
        <w:pPrChange w:id="88" w:author="Gretchen Dykstra" w:date="2025-10-14T19:22:00Z" w16du:dateUtc="2025-10-14T23:22:00Z">
          <w:pPr>
            <w:pStyle w:val="Bibliography"/>
          </w:pPr>
        </w:pPrChange>
      </w:pPr>
    </w:p>
    <w:p w14:paraId="46BB3963" w14:textId="2E6A9C3E" w:rsidR="000F707E" w:rsidRDefault="000F707E" w:rsidP="000F707E">
      <w:pPr>
        <w:pStyle w:val="Bibliography"/>
        <w:rPr>
          <w:ins w:id="89" w:author="Gretchen Dykstra" w:date="2025-10-14T19:24:00Z" w16du:dateUtc="2025-10-14T23:24:00Z"/>
          <w:lang w:eastAsia="zh-CN"/>
        </w:rPr>
      </w:pPr>
      <w:r>
        <w:rPr>
          <w:lang w:eastAsia="zh-CN"/>
        </w:rPr>
        <w:t>Liu, Y</w:t>
      </w:r>
      <w:del w:id="90" w:author="Gretchen Dykstra" w:date="2025-10-14T19:24:00Z" w16du:dateUtc="2025-10-14T23:24:00Z">
        <w:r w:rsidDel="001504D1">
          <w:rPr>
            <w:lang w:eastAsia="zh-CN"/>
          </w:rPr>
          <w:delText xml:space="preserve">., </w:delText>
        </w:r>
      </w:del>
      <w:ins w:id="91" w:author="Gretchen Dykstra" w:date="2025-10-14T19:24:00Z" w16du:dateUtc="2025-10-14T23:24:00Z">
        <w:r w:rsidR="001504D1">
          <w:rPr>
            <w:lang w:eastAsia="zh-CN"/>
          </w:rPr>
          <w:t>ang</w:t>
        </w:r>
        <w:r w:rsidR="001504D1">
          <w:rPr>
            <w:lang w:eastAsia="zh-CN"/>
          </w:rPr>
          <w:t xml:space="preserve">, </w:t>
        </w:r>
      </w:ins>
      <w:ins w:id="92" w:author="Gretchen Dykstra" w:date="2025-10-14T19:25:00Z" w16du:dateUtc="2025-10-14T23:25:00Z">
        <w:r w:rsidR="001504D1">
          <w:rPr>
            <w:lang w:eastAsia="zh-CN"/>
          </w:rPr>
          <w:t xml:space="preserve">and Mi </w:t>
        </w:r>
      </w:ins>
      <w:r>
        <w:rPr>
          <w:lang w:eastAsia="zh-CN"/>
        </w:rPr>
        <w:t>Zhou</w:t>
      </w:r>
      <w:del w:id="93" w:author="Gretchen Dykstra" w:date="2025-10-14T19:25:00Z" w16du:dateUtc="2025-10-14T23:25:00Z">
        <w:r w:rsidDel="001504D1">
          <w:rPr>
            <w:lang w:eastAsia="zh-CN"/>
          </w:rPr>
          <w:delText>, M</w:delText>
        </w:r>
      </w:del>
      <w:r>
        <w:rPr>
          <w:lang w:eastAsia="zh-CN"/>
        </w:rPr>
        <w:t>.</w:t>
      </w:r>
      <w:del w:id="94" w:author="Gretchen Dykstra" w:date="2025-10-14T19:25:00Z" w16du:dateUtc="2025-10-14T23:25:00Z">
        <w:r w:rsidDel="001504D1">
          <w:rPr>
            <w:lang w:eastAsia="zh-CN"/>
          </w:rPr>
          <w:delText>,</w:delText>
        </w:r>
      </w:del>
      <w:r>
        <w:rPr>
          <w:lang w:eastAsia="zh-CN"/>
        </w:rPr>
        <w:t xml:space="preserve"> 2023. </w:t>
      </w:r>
      <w:ins w:id="95" w:author="Gretchen Dykstra" w:date="2025-10-14T19:23:00Z" w16du:dateUtc="2025-10-14T23:23:00Z">
        <w:r w:rsidR="00442EBA">
          <w:rPr>
            <w:lang w:eastAsia="zh-CN"/>
          </w:rPr>
          <w:t>“</w:t>
        </w:r>
      </w:ins>
      <w:r>
        <w:rPr>
          <w:lang w:eastAsia="zh-CN"/>
        </w:rPr>
        <w:t xml:space="preserve">Can </w:t>
      </w:r>
      <w:del w:id="96" w:author="Gretchen Dykstra" w:date="2025-10-14T19:23:00Z" w16du:dateUtc="2025-10-14T23:23:00Z">
        <w:r w:rsidDel="00442EBA">
          <w:rPr>
            <w:lang w:eastAsia="zh-CN"/>
          </w:rPr>
          <w:delText xml:space="preserve">rural </w:delText>
        </w:r>
      </w:del>
      <w:ins w:id="97" w:author="Gretchen Dykstra" w:date="2025-10-14T19:23:00Z" w16du:dateUtc="2025-10-14T23:23:00Z">
        <w:r w:rsidR="00442EBA">
          <w:rPr>
            <w:lang w:eastAsia="zh-CN"/>
          </w:rPr>
          <w:t>R</w:t>
        </w:r>
        <w:r w:rsidR="00442EBA">
          <w:rPr>
            <w:lang w:eastAsia="zh-CN"/>
          </w:rPr>
          <w:t xml:space="preserve">ural </w:t>
        </w:r>
      </w:ins>
      <w:del w:id="98" w:author="Gretchen Dykstra" w:date="2025-10-14T19:23:00Z" w16du:dateUtc="2025-10-14T23:23:00Z">
        <w:r w:rsidDel="00442EBA">
          <w:rPr>
            <w:lang w:eastAsia="zh-CN"/>
          </w:rPr>
          <w:delText>e</w:delText>
        </w:r>
      </w:del>
      <w:ins w:id="99" w:author="Gretchen Dykstra" w:date="2025-10-14T19:23:00Z" w16du:dateUtc="2025-10-14T23:23:00Z">
        <w:r w:rsidR="00442EBA">
          <w:rPr>
            <w:lang w:eastAsia="zh-CN"/>
          </w:rPr>
          <w:t>E</w:t>
        </w:r>
      </w:ins>
      <w:r>
        <w:rPr>
          <w:lang w:eastAsia="zh-CN"/>
        </w:rPr>
        <w:t xml:space="preserve">-commerce </w:t>
      </w:r>
      <w:del w:id="100" w:author="Gretchen Dykstra" w:date="2025-10-14T19:23:00Z" w16du:dateUtc="2025-10-14T23:23:00Z">
        <w:r w:rsidDel="00442EBA">
          <w:rPr>
            <w:lang w:eastAsia="zh-CN"/>
          </w:rPr>
          <w:delText xml:space="preserve">narrow </w:delText>
        </w:r>
      </w:del>
      <w:ins w:id="101" w:author="Gretchen Dykstra" w:date="2025-10-14T19:23:00Z" w16du:dateUtc="2025-10-14T23:23:00Z">
        <w:r w:rsidR="00442EBA">
          <w:rPr>
            <w:lang w:eastAsia="zh-CN"/>
          </w:rPr>
          <w:t>N</w:t>
        </w:r>
        <w:r w:rsidR="00442EBA">
          <w:rPr>
            <w:lang w:eastAsia="zh-CN"/>
          </w:rPr>
          <w:t xml:space="preserve">arrow </w:t>
        </w:r>
      </w:ins>
      <w:r>
        <w:rPr>
          <w:lang w:eastAsia="zh-CN"/>
        </w:rPr>
        <w:t xml:space="preserve">the </w:t>
      </w:r>
      <w:del w:id="102" w:author="Gretchen Dykstra" w:date="2025-10-14T19:23:00Z" w16du:dateUtc="2025-10-14T23:23:00Z">
        <w:r w:rsidDel="00442EBA">
          <w:rPr>
            <w:lang w:eastAsia="zh-CN"/>
          </w:rPr>
          <w:delText>urban</w:delText>
        </w:r>
      </w:del>
      <w:ins w:id="103" w:author="Gretchen Dykstra" w:date="2025-10-14T19:23:00Z" w16du:dateUtc="2025-10-14T23:23:00Z">
        <w:r w:rsidR="00442EBA">
          <w:rPr>
            <w:lang w:eastAsia="zh-CN"/>
          </w:rPr>
          <w:t>U</w:t>
        </w:r>
        <w:r w:rsidR="00442EBA">
          <w:rPr>
            <w:lang w:eastAsia="zh-CN"/>
          </w:rPr>
          <w:t>rban</w:t>
        </w:r>
      </w:ins>
      <w:r>
        <w:rPr>
          <w:lang w:eastAsia="zh-CN"/>
        </w:rPr>
        <w:t>–</w:t>
      </w:r>
      <w:del w:id="104" w:author="Gretchen Dykstra" w:date="2025-10-14T19:23:00Z" w16du:dateUtc="2025-10-14T23:23:00Z">
        <w:r w:rsidDel="00442EBA">
          <w:rPr>
            <w:lang w:eastAsia="zh-CN"/>
          </w:rPr>
          <w:delText xml:space="preserve">rural </w:delText>
        </w:r>
      </w:del>
      <w:ins w:id="105" w:author="Gretchen Dykstra" w:date="2025-10-14T19:23:00Z" w16du:dateUtc="2025-10-14T23:23:00Z">
        <w:r w:rsidR="00442EBA">
          <w:rPr>
            <w:lang w:eastAsia="zh-CN"/>
          </w:rPr>
          <w:t>R</w:t>
        </w:r>
        <w:r w:rsidR="00442EBA">
          <w:rPr>
            <w:lang w:eastAsia="zh-CN"/>
          </w:rPr>
          <w:t xml:space="preserve">ural </w:t>
        </w:r>
      </w:ins>
      <w:del w:id="106" w:author="Gretchen Dykstra" w:date="2025-10-14T19:23:00Z" w16du:dateUtc="2025-10-14T23:23:00Z">
        <w:r w:rsidDel="00442EBA">
          <w:rPr>
            <w:lang w:eastAsia="zh-CN"/>
          </w:rPr>
          <w:delText xml:space="preserve">income </w:delText>
        </w:r>
      </w:del>
      <w:ins w:id="107" w:author="Gretchen Dykstra" w:date="2025-10-14T19:23:00Z" w16du:dateUtc="2025-10-14T23:23:00Z">
        <w:r w:rsidR="00442EBA">
          <w:rPr>
            <w:lang w:eastAsia="zh-CN"/>
          </w:rPr>
          <w:t>I</w:t>
        </w:r>
        <w:r w:rsidR="00442EBA">
          <w:rPr>
            <w:lang w:eastAsia="zh-CN"/>
          </w:rPr>
          <w:t xml:space="preserve">ncome </w:t>
        </w:r>
      </w:ins>
      <w:del w:id="108" w:author="Gretchen Dykstra" w:date="2025-10-14T19:23:00Z" w16du:dateUtc="2025-10-14T23:23:00Z">
        <w:r w:rsidDel="00442EBA">
          <w:rPr>
            <w:lang w:eastAsia="zh-CN"/>
          </w:rPr>
          <w:delText>gap</w:delText>
        </w:r>
      </w:del>
      <w:ins w:id="109" w:author="Gretchen Dykstra" w:date="2025-10-14T19:23:00Z" w16du:dateUtc="2025-10-14T23:23:00Z">
        <w:r w:rsidR="00442EBA">
          <w:rPr>
            <w:lang w:eastAsia="zh-CN"/>
          </w:rPr>
          <w:t>G</w:t>
        </w:r>
        <w:r w:rsidR="00442EBA">
          <w:rPr>
            <w:lang w:eastAsia="zh-CN"/>
          </w:rPr>
          <w:t>ap</w:t>
        </w:r>
      </w:ins>
      <w:r>
        <w:rPr>
          <w:lang w:eastAsia="zh-CN"/>
        </w:rPr>
        <w:t xml:space="preserve">? Evidence from </w:t>
      </w:r>
      <w:ins w:id="110" w:author="Gretchen Dykstra" w:date="2025-10-14T19:23:00Z" w16du:dateUtc="2025-10-14T23:23:00Z">
        <w:r w:rsidR="00442EBA">
          <w:rPr>
            <w:lang w:eastAsia="zh-CN"/>
          </w:rPr>
          <w:t>C</w:t>
        </w:r>
      </w:ins>
      <w:del w:id="111" w:author="Gretchen Dykstra" w:date="2025-10-14T19:23:00Z" w16du:dateUtc="2025-10-14T23:23:00Z">
        <w:r w:rsidDel="00442EBA">
          <w:rPr>
            <w:lang w:eastAsia="zh-CN"/>
          </w:rPr>
          <w:delText>c</w:delText>
        </w:r>
      </w:del>
      <w:r>
        <w:rPr>
          <w:lang w:eastAsia="zh-CN"/>
        </w:rPr>
        <w:t xml:space="preserve">overage of Taobao </w:t>
      </w:r>
      <w:del w:id="112" w:author="Gretchen Dykstra" w:date="2025-10-14T19:23:00Z" w16du:dateUtc="2025-10-14T23:23:00Z">
        <w:r w:rsidDel="00442EBA">
          <w:rPr>
            <w:lang w:eastAsia="zh-CN"/>
          </w:rPr>
          <w:delText xml:space="preserve">villages </w:delText>
        </w:r>
      </w:del>
      <w:ins w:id="113" w:author="Gretchen Dykstra" w:date="2025-10-14T19:23:00Z" w16du:dateUtc="2025-10-14T23:23:00Z">
        <w:r w:rsidR="00442EBA">
          <w:rPr>
            <w:lang w:eastAsia="zh-CN"/>
          </w:rPr>
          <w:t>V</w:t>
        </w:r>
        <w:r w:rsidR="00442EBA">
          <w:rPr>
            <w:lang w:eastAsia="zh-CN"/>
          </w:rPr>
          <w:t xml:space="preserve">illages </w:t>
        </w:r>
      </w:ins>
      <w:r>
        <w:rPr>
          <w:lang w:eastAsia="zh-CN"/>
        </w:rPr>
        <w:t>in China.</w:t>
      </w:r>
      <w:ins w:id="114" w:author="Gretchen Dykstra" w:date="2025-10-14T19:23:00Z" w16du:dateUtc="2025-10-14T23:23:00Z">
        <w:r w:rsidR="00442EBA">
          <w:rPr>
            <w:lang w:eastAsia="zh-CN"/>
          </w:rPr>
          <w:t>”</w:t>
        </w:r>
      </w:ins>
      <w:r>
        <w:rPr>
          <w:lang w:eastAsia="zh-CN"/>
        </w:rPr>
        <w:t xml:space="preserve"> </w:t>
      </w:r>
      <w:r w:rsidRPr="0050710A">
        <w:rPr>
          <w:i/>
          <w:iCs/>
          <w:lang w:eastAsia="zh-CN"/>
          <w:rPrChange w:id="115" w:author="Gretchen Dykstra" w:date="2025-10-14T19:24:00Z" w16du:dateUtc="2025-10-14T23:24:00Z">
            <w:rPr>
              <w:lang w:eastAsia="zh-CN"/>
            </w:rPr>
          </w:rPrChange>
        </w:rPr>
        <w:t>C</w:t>
      </w:r>
      <w:ins w:id="116" w:author="Gretchen Dykstra" w:date="2025-10-14T19:24:00Z" w16du:dateUtc="2025-10-14T23:24:00Z">
        <w:r w:rsidR="0050710A" w:rsidRPr="0050710A">
          <w:rPr>
            <w:i/>
            <w:iCs/>
            <w:lang w:eastAsia="zh-CN"/>
            <w:rPrChange w:id="117" w:author="Gretchen Dykstra" w:date="2025-10-14T19:24:00Z" w16du:dateUtc="2025-10-14T23:24:00Z">
              <w:rPr>
                <w:lang w:eastAsia="zh-CN"/>
              </w:rPr>
            </w:rPrChange>
          </w:rPr>
          <w:t xml:space="preserve">hina </w:t>
        </w:r>
      </w:ins>
      <w:r w:rsidRPr="0050710A">
        <w:rPr>
          <w:i/>
          <w:iCs/>
          <w:lang w:eastAsia="zh-CN"/>
          <w:rPrChange w:id="118" w:author="Gretchen Dykstra" w:date="2025-10-14T19:24:00Z" w16du:dateUtc="2025-10-14T23:24:00Z">
            <w:rPr>
              <w:lang w:eastAsia="zh-CN"/>
            </w:rPr>
          </w:rPrChange>
        </w:rPr>
        <w:t>A</w:t>
      </w:r>
      <w:ins w:id="119" w:author="Gretchen Dykstra" w:date="2025-10-14T19:24:00Z" w16du:dateUtc="2025-10-14T23:24:00Z">
        <w:r w:rsidR="0050710A" w:rsidRPr="0050710A">
          <w:rPr>
            <w:i/>
            <w:iCs/>
            <w:lang w:eastAsia="zh-CN"/>
            <w:rPrChange w:id="120" w:author="Gretchen Dykstra" w:date="2025-10-14T19:24:00Z" w16du:dateUtc="2025-10-14T23:24:00Z">
              <w:rPr>
                <w:lang w:eastAsia="zh-CN"/>
              </w:rPr>
            </w:rPrChange>
          </w:rPr>
          <w:t xml:space="preserve">gricultural </w:t>
        </w:r>
      </w:ins>
      <w:r w:rsidRPr="0050710A">
        <w:rPr>
          <w:i/>
          <w:iCs/>
          <w:lang w:eastAsia="zh-CN"/>
          <w:rPrChange w:id="121" w:author="Gretchen Dykstra" w:date="2025-10-14T19:24:00Z" w16du:dateUtc="2025-10-14T23:24:00Z">
            <w:rPr>
              <w:lang w:eastAsia="zh-CN"/>
            </w:rPr>
          </w:rPrChange>
        </w:rPr>
        <w:t>E</w:t>
      </w:r>
      <w:ins w:id="122" w:author="Gretchen Dykstra" w:date="2025-10-14T19:24:00Z" w16du:dateUtc="2025-10-14T23:24:00Z">
        <w:r w:rsidR="0050710A" w:rsidRPr="0050710A">
          <w:rPr>
            <w:i/>
            <w:iCs/>
            <w:lang w:eastAsia="zh-CN"/>
            <w:rPrChange w:id="123" w:author="Gretchen Dykstra" w:date="2025-10-14T19:24:00Z" w16du:dateUtc="2025-10-14T23:24:00Z">
              <w:rPr>
                <w:lang w:eastAsia="zh-CN"/>
              </w:rPr>
            </w:rPrChange>
          </w:rPr>
          <w:t xml:space="preserve">conomic </w:t>
        </w:r>
      </w:ins>
      <w:r w:rsidRPr="0050710A">
        <w:rPr>
          <w:i/>
          <w:iCs/>
          <w:lang w:eastAsia="zh-CN"/>
          <w:rPrChange w:id="124" w:author="Gretchen Dykstra" w:date="2025-10-14T19:24:00Z" w16du:dateUtc="2025-10-14T23:24:00Z">
            <w:rPr>
              <w:lang w:eastAsia="zh-CN"/>
            </w:rPr>
          </w:rPrChange>
        </w:rPr>
        <w:t>R</w:t>
      </w:r>
      <w:ins w:id="125" w:author="Gretchen Dykstra" w:date="2025-10-14T19:24:00Z" w16du:dateUtc="2025-10-14T23:24:00Z">
        <w:r w:rsidR="0050710A" w:rsidRPr="0050710A">
          <w:rPr>
            <w:i/>
            <w:iCs/>
            <w:lang w:eastAsia="zh-CN"/>
            <w:rPrChange w:id="126" w:author="Gretchen Dykstra" w:date="2025-10-14T19:24:00Z" w16du:dateUtc="2025-10-14T23:24:00Z">
              <w:rPr>
                <w:lang w:eastAsia="zh-CN"/>
              </w:rPr>
            </w:rPrChange>
          </w:rPr>
          <w:t>eview</w:t>
        </w:r>
      </w:ins>
      <w:r>
        <w:rPr>
          <w:lang w:eastAsia="zh-CN"/>
        </w:rPr>
        <w:t xml:space="preserve"> 15</w:t>
      </w:r>
      <w:ins w:id="127" w:author="Gretchen Dykstra" w:date="2025-10-14T19:25:00Z" w16du:dateUtc="2025-10-14T23:25:00Z">
        <w:r w:rsidR="001504D1">
          <w:rPr>
            <w:lang w:eastAsia="zh-CN"/>
          </w:rPr>
          <w:t xml:space="preserve"> (3</w:t>
        </w:r>
      </w:ins>
      <w:del w:id="128" w:author="Gretchen Dykstra" w:date="2025-10-14T19:26:00Z" w16du:dateUtc="2025-10-14T23:26:00Z">
        <w:r w:rsidDel="001504D1">
          <w:rPr>
            <w:lang w:eastAsia="zh-CN"/>
          </w:rPr>
          <w:delText xml:space="preserve">, </w:delText>
        </w:r>
      </w:del>
      <w:ins w:id="129" w:author="Gretchen Dykstra" w:date="2025-10-14T19:26:00Z" w16du:dateUtc="2025-10-14T23:26:00Z">
        <w:r w:rsidR="001504D1">
          <w:rPr>
            <w:lang w:eastAsia="zh-CN"/>
          </w:rPr>
          <w:t>)</w:t>
        </w:r>
        <w:r w:rsidR="001504D1">
          <w:rPr>
            <w:lang w:eastAsia="zh-CN"/>
          </w:rPr>
          <w:t>:</w:t>
        </w:r>
        <w:r w:rsidR="001504D1">
          <w:rPr>
            <w:lang w:eastAsia="zh-CN"/>
          </w:rPr>
          <w:t xml:space="preserve"> </w:t>
        </w:r>
      </w:ins>
      <w:r>
        <w:rPr>
          <w:lang w:eastAsia="zh-CN"/>
        </w:rPr>
        <w:t xml:space="preserve">580–603. </w:t>
      </w:r>
      <w:ins w:id="130" w:author="Gretchen Dykstra" w:date="2025-10-14T19:24:00Z" w16du:dateUtc="2025-10-14T23:24:00Z">
        <w:r w:rsidR="0050710A">
          <w:rPr>
            <w:lang w:eastAsia="zh-CN"/>
          </w:rPr>
          <w:fldChar w:fldCharType="begin"/>
        </w:r>
        <w:r w:rsidR="0050710A">
          <w:rPr>
            <w:lang w:eastAsia="zh-CN"/>
          </w:rPr>
          <w:instrText>HYPERLINK "</w:instrText>
        </w:r>
      </w:ins>
      <w:r w:rsidR="0050710A">
        <w:rPr>
          <w:lang w:eastAsia="zh-CN"/>
        </w:rPr>
        <w:instrText>https://doi.org/10.1108/CAER-09-2022-0221</w:instrText>
      </w:r>
      <w:ins w:id="131" w:author="Gretchen Dykstra" w:date="2025-10-14T19:24:00Z" w16du:dateUtc="2025-10-14T23:24:00Z">
        <w:r w:rsidR="0050710A">
          <w:rPr>
            <w:lang w:eastAsia="zh-CN"/>
          </w:rPr>
          <w:instrText>"</w:instrText>
        </w:r>
        <w:r w:rsidR="0050710A">
          <w:rPr>
            <w:lang w:eastAsia="zh-CN"/>
          </w:rPr>
          <w:fldChar w:fldCharType="separate"/>
        </w:r>
      </w:ins>
      <w:r w:rsidR="0050710A" w:rsidRPr="0085059C">
        <w:rPr>
          <w:rStyle w:val="Hyperlink"/>
          <w:lang w:eastAsia="zh-CN"/>
        </w:rPr>
        <w:t>https://doi.org/10</w:t>
      </w:r>
      <w:r w:rsidR="0050710A" w:rsidRPr="0085059C">
        <w:rPr>
          <w:rStyle w:val="Hyperlink"/>
          <w:lang w:eastAsia="zh-CN"/>
        </w:rPr>
        <w:t>.</w:t>
      </w:r>
      <w:r w:rsidR="0050710A" w:rsidRPr="0085059C">
        <w:rPr>
          <w:rStyle w:val="Hyperlink"/>
          <w:lang w:eastAsia="zh-CN"/>
        </w:rPr>
        <w:t>1108/CAER-09-2022-0221</w:t>
      </w:r>
      <w:ins w:id="132" w:author="Gretchen Dykstra" w:date="2025-10-14T19:24:00Z" w16du:dateUtc="2025-10-14T23:24:00Z">
        <w:r w:rsidR="0050710A">
          <w:rPr>
            <w:lang w:eastAsia="zh-CN"/>
          </w:rPr>
          <w:fldChar w:fldCharType="end"/>
        </w:r>
        <w:r w:rsidR="0050710A">
          <w:rPr>
            <w:lang w:eastAsia="zh-CN"/>
          </w:rPr>
          <w:t>.</w:t>
        </w:r>
      </w:ins>
    </w:p>
    <w:p w14:paraId="10714868" w14:textId="43192B2D" w:rsidR="0050710A" w:rsidRPr="0050710A" w:rsidDel="0050710A" w:rsidRDefault="0050710A" w:rsidP="0050710A">
      <w:pPr>
        <w:rPr>
          <w:del w:id="133" w:author="Gretchen Dykstra" w:date="2025-10-14T19:24:00Z" w16du:dateUtc="2025-10-14T23:24:00Z"/>
          <w:lang w:eastAsia="zh-CN"/>
        </w:rPr>
        <w:pPrChange w:id="134" w:author="Gretchen Dykstra" w:date="2025-10-14T19:24:00Z" w16du:dateUtc="2025-10-14T23:24:00Z">
          <w:pPr>
            <w:pStyle w:val="Bibliography"/>
          </w:pPr>
        </w:pPrChange>
      </w:pPr>
    </w:p>
    <w:p w14:paraId="17957045" w14:textId="6D6E3D42" w:rsidR="000F707E" w:rsidRDefault="000F707E" w:rsidP="000F707E">
      <w:pPr>
        <w:pStyle w:val="Bibliography"/>
        <w:rPr>
          <w:ins w:id="135" w:author="Gretchen Dykstra" w:date="2025-10-14T19:28:00Z" w16du:dateUtc="2025-10-14T23:28:00Z"/>
          <w:lang w:eastAsia="zh-CN"/>
        </w:rPr>
      </w:pPr>
      <w:r>
        <w:rPr>
          <w:lang w:eastAsia="zh-CN"/>
        </w:rPr>
        <w:t>Sun, Y</w:t>
      </w:r>
      <w:ins w:id="136" w:author="Gretchen Dykstra" w:date="2025-10-14T19:29:00Z" w16du:dateUtc="2025-10-14T23:29:00Z">
        <w:r w:rsidR="00356745">
          <w:rPr>
            <w:lang w:eastAsia="zh-CN"/>
          </w:rPr>
          <w:t>ongming</w:t>
        </w:r>
      </w:ins>
      <w:del w:id="137" w:author="Gretchen Dykstra" w:date="2025-10-14T19:29:00Z" w16du:dateUtc="2025-10-14T23:29:00Z">
        <w:r w:rsidDel="00356745">
          <w:rPr>
            <w:lang w:eastAsia="zh-CN"/>
          </w:rPr>
          <w:delText>.</w:delText>
        </w:r>
      </w:del>
      <w:r>
        <w:rPr>
          <w:lang w:eastAsia="zh-CN"/>
        </w:rPr>
        <w:t xml:space="preserve">, </w:t>
      </w:r>
      <w:ins w:id="138" w:author="Gretchen Dykstra" w:date="2025-10-14T19:29:00Z" w16du:dateUtc="2025-10-14T23:29:00Z">
        <w:r w:rsidR="00356745">
          <w:rPr>
            <w:lang w:eastAsia="zh-CN"/>
          </w:rPr>
          <w:t xml:space="preserve">Yiming </w:t>
        </w:r>
      </w:ins>
      <w:r>
        <w:rPr>
          <w:lang w:eastAsia="zh-CN"/>
        </w:rPr>
        <w:t xml:space="preserve">Yuan, </w:t>
      </w:r>
      <w:del w:id="139" w:author="Gretchen Dykstra" w:date="2025-10-14T19:29:00Z" w16du:dateUtc="2025-10-14T23:29:00Z">
        <w:r w:rsidDel="00356745">
          <w:rPr>
            <w:lang w:eastAsia="zh-CN"/>
          </w:rPr>
          <w:delText xml:space="preserve">Y., </w:delText>
        </w:r>
      </w:del>
      <w:ins w:id="140" w:author="Gretchen Dykstra" w:date="2025-10-14T19:26:00Z" w16du:dateUtc="2025-10-14T23:26:00Z">
        <w:r w:rsidR="00356745">
          <w:rPr>
            <w:lang w:eastAsia="zh-CN"/>
          </w:rPr>
          <w:t xml:space="preserve">and </w:t>
        </w:r>
      </w:ins>
      <w:ins w:id="141" w:author="Gretchen Dykstra" w:date="2025-10-14T19:29:00Z" w16du:dateUtc="2025-10-14T23:29:00Z">
        <w:r w:rsidR="00356745">
          <w:rPr>
            <w:lang w:eastAsia="zh-CN"/>
          </w:rPr>
          <w:t xml:space="preserve">Lei </w:t>
        </w:r>
      </w:ins>
      <w:r>
        <w:rPr>
          <w:lang w:eastAsia="zh-CN"/>
        </w:rPr>
        <w:t>Wang</w:t>
      </w:r>
      <w:del w:id="142" w:author="Gretchen Dykstra" w:date="2025-10-14T19:29:00Z" w16du:dateUtc="2025-10-14T23:29:00Z">
        <w:r w:rsidDel="00356745">
          <w:rPr>
            <w:lang w:eastAsia="zh-CN"/>
          </w:rPr>
          <w:delText>, L</w:delText>
        </w:r>
      </w:del>
      <w:r>
        <w:rPr>
          <w:lang w:eastAsia="zh-CN"/>
        </w:rPr>
        <w:t>.</w:t>
      </w:r>
      <w:del w:id="143" w:author="Gretchen Dykstra" w:date="2025-10-14T19:29:00Z" w16du:dateUtc="2025-10-14T23:29:00Z">
        <w:r w:rsidDel="00356745">
          <w:rPr>
            <w:lang w:eastAsia="zh-CN"/>
          </w:rPr>
          <w:delText>,</w:delText>
        </w:r>
      </w:del>
      <w:r>
        <w:rPr>
          <w:lang w:eastAsia="zh-CN"/>
        </w:rPr>
        <w:t xml:space="preserve"> 2025. </w:t>
      </w:r>
      <w:ins w:id="144" w:author="Gretchen Dykstra" w:date="2025-10-14T19:26:00Z" w16du:dateUtc="2025-10-14T23:26:00Z">
        <w:r w:rsidR="00356745">
          <w:rPr>
            <w:lang w:eastAsia="zh-CN"/>
          </w:rPr>
          <w:t>“</w:t>
        </w:r>
      </w:ins>
      <w:r>
        <w:rPr>
          <w:lang w:eastAsia="zh-CN"/>
        </w:rPr>
        <w:t>Build or Break? The Impact of Rural E</w:t>
      </w:r>
      <w:del w:id="145" w:author="Gretchen Dykstra" w:date="2025-10-14T19:29:00Z" w16du:dateUtc="2025-10-14T23:29:00Z">
        <w:r w:rsidDel="00356745">
          <w:rPr>
            <w:lang w:eastAsia="zh-CN"/>
          </w:rPr>
          <w:delText>?</w:delText>
        </w:r>
      </w:del>
      <w:ins w:id="146" w:author="Gretchen Dykstra" w:date="2025-10-14T19:29:00Z" w16du:dateUtc="2025-10-14T23:29:00Z">
        <w:r w:rsidR="00356745">
          <w:rPr>
            <w:lang w:eastAsia="zh-CN"/>
          </w:rPr>
          <w:t>-</w:t>
        </w:r>
      </w:ins>
      <w:r>
        <w:rPr>
          <w:lang w:eastAsia="zh-CN"/>
        </w:rPr>
        <w:t>Commerce on Household Income Inequality in China.</w:t>
      </w:r>
      <w:ins w:id="147" w:author="Gretchen Dykstra" w:date="2025-10-14T19:28:00Z" w16du:dateUtc="2025-10-14T23:28:00Z">
        <w:r w:rsidR="00356745">
          <w:rPr>
            <w:lang w:eastAsia="zh-CN"/>
          </w:rPr>
          <w:t>”</w:t>
        </w:r>
      </w:ins>
      <w:r>
        <w:rPr>
          <w:lang w:eastAsia="zh-CN"/>
        </w:rPr>
        <w:t xml:space="preserve"> </w:t>
      </w:r>
      <w:r w:rsidRPr="00356745">
        <w:rPr>
          <w:i/>
          <w:iCs/>
          <w:lang w:eastAsia="zh-CN"/>
          <w:rPrChange w:id="148" w:author="Gretchen Dykstra" w:date="2025-10-14T19:28:00Z" w16du:dateUtc="2025-10-14T23:28:00Z">
            <w:rPr>
              <w:lang w:eastAsia="zh-CN"/>
            </w:rPr>
          </w:rPrChange>
        </w:rPr>
        <w:t xml:space="preserve">Review </w:t>
      </w:r>
      <w:ins w:id="149" w:author="Gretchen Dykstra" w:date="2025-10-14T19:28:00Z" w16du:dateUtc="2025-10-14T23:28:00Z">
        <w:r w:rsidR="00356745" w:rsidRPr="00356745">
          <w:rPr>
            <w:i/>
            <w:iCs/>
            <w:lang w:eastAsia="zh-CN"/>
            <w:rPrChange w:id="150" w:author="Gretchen Dykstra" w:date="2025-10-14T19:28:00Z" w16du:dateUtc="2025-10-14T23:28:00Z">
              <w:rPr>
                <w:lang w:eastAsia="zh-CN"/>
              </w:rPr>
            </w:rPrChange>
          </w:rPr>
          <w:t xml:space="preserve">of </w:t>
        </w:r>
      </w:ins>
      <w:r w:rsidRPr="00356745">
        <w:rPr>
          <w:i/>
          <w:iCs/>
          <w:lang w:eastAsia="zh-CN"/>
          <w:rPrChange w:id="151" w:author="Gretchen Dykstra" w:date="2025-10-14T19:28:00Z" w16du:dateUtc="2025-10-14T23:28:00Z">
            <w:rPr>
              <w:lang w:eastAsia="zh-CN"/>
            </w:rPr>
          </w:rPrChange>
        </w:rPr>
        <w:t>Development Economics</w:t>
      </w:r>
      <w:r>
        <w:rPr>
          <w:lang w:eastAsia="zh-CN"/>
        </w:rPr>
        <w:t xml:space="preserve"> </w:t>
      </w:r>
      <w:del w:id="152" w:author="Gretchen Dykstra" w:date="2025-10-14T19:31:00Z" w16du:dateUtc="2025-10-14T23:31:00Z">
        <w:r w:rsidDel="004E3504">
          <w:rPr>
            <w:lang w:eastAsia="zh-CN"/>
          </w:rPr>
          <w:delText>rode.13221</w:delText>
        </w:r>
      </w:del>
      <w:ins w:id="153" w:author="Gretchen Dykstra" w:date="2025-10-14T19:31:00Z" w16du:dateUtc="2025-10-14T23:31:00Z">
        <w:r w:rsidR="004E3504">
          <w:rPr>
            <w:lang w:eastAsia="zh-CN"/>
          </w:rPr>
          <w:t>29 (3): 1323–43</w:t>
        </w:r>
      </w:ins>
      <w:r>
        <w:rPr>
          <w:lang w:eastAsia="zh-CN"/>
        </w:rPr>
        <w:t xml:space="preserve">. </w:t>
      </w:r>
      <w:ins w:id="154" w:author="Gretchen Dykstra" w:date="2025-10-14T19:28:00Z" w16du:dateUtc="2025-10-14T23:28:00Z">
        <w:r w:rsidR="00356745">
          <w:rPr>
            <w:lang w:eastAsia="zh-CN"/>
          </w:rPr>
          <w:fldChar w:fldCharType="begin"/>
        </w:r>
        <w:r w:rsidR="00356745">
          <w:rPr>
            <w:lang w:eastAsia="zh-CN"/>
          </w:rPr>
          <w:instrText>HYPERLINK "</w:instrText>
        </w:r>
      </w:ins>
      <w:r w:rsidR="00356745">
        <w:rPr>
          <w:lang w:eastAsia="zh-CN"/>
        </w:rPr>
        <w:instrText>https://doi.org/10.1111/rode.13221</w:instrText>
      </w:r>
      <w:ins w:id="155" w:author="Gretchen Dykstra" w:date="2025-10-14T19:28:00Z" w16du:dateUtc="2025-10-14T23:28:00Z">
        <w:r w:rsidR="00356745">
          <w:rPr>
            <w:lang w:eastAsia="zh-CN"/>
          </w:rPr>
          <w:instrText>"</w:instrText>
        </w:r>
        <w:r w:rsidR="00356745">
          <w:rPr>
            <w:lang w:eastAsia="zh-CN"/>
          </w:rPr>
          <w:fldChar w:fldCharType="separate"/>
        </w:r>
      </w:ins>
      <w:r w:rsidR="00356745" w:rsidRPr="0085059C">
        <w:rPr>
          <w:rStyle w:val="Hyperlink"/>
          <w:lang w:eastAsia="zh-CN"/>
        </w:rPr>
        <w:t>https://doi.org/1</w:t>
      </w:r>
      <w:r w:rsidR="00356745" w:rsidRPr="0085059C">
        <w:rPr>
          <w:rStyle w:val="Hyperlink"/>
          <w:lang w:eastAsia="zh-CN"/>
        </w:rPr>
        <w:t>0</w:t>
      </w:r>
      <w:r w:rsidR="00356745" w:rsidRPr="0085059C">
        <w:rPr>
          <w:rStyle w:val="Hyperlink"/>
          <w:lang w:eastAsia="zh-CN"/>
        </w:rPr>
        <w:t>.1111/rode.13221</w:t>
      </w:r>
      <w:ins w:id="156" w:author="Gretchen Dykstra" w:date="2025-10-14T19:28:00Z" w16du:dateUtc="2025-10-14T23:28:00Z">
        <w:r w:rsidR="00356745">
          <w:rPr>
            <w:lang w:eastAsia="zh-CN"/>
          </w:rPr>
          <w:fldChar w:fldCharType="end"/>
        </w:r>
        <w:r w:rsidR="00356745">
          <w:rPr>
            <w:lang w:eastAsia="zh-CN"/>
          </w:rPr>
          <w:t>.</w:t>
        </w:r>
      </w:ins>
    </w:p>
    <w:p w14:paraId="5E8FA0F9" w14:textId="291C2835" w:rsidR="00356745" w:rsidRPr="00356745" w:rsidDel="00356745" w:rsidRDefault="00356745" w:rsidP="00356745">
      <w:pPr>
        <w:rPr>
          <w:del w:id="157" w:author="Gretchen Dykstra" w:date="2025-10-14T19:29:00Z" w16du:dateUtc="2025-10-14T23:29:00Z"/>
          <w:lang w:eastAsia="zh-CN"/>
        </w:rPr>
        <w:pPrChange w:id="158" w:author="Gretchen Dykstra" w:date="2025-10-14T19:28:00Z" w16du:dateUtc="2025-10-14T23:28:00Z">
          <w:pPr>
            <w:pStyle w:val="Bibliography"/>
          </w:pPr>
        </w:pPrChange>
      </w:pPr>
    </w:p>
    <w:p w14:paraId="5B00D0B8" w14:textId="150AA0B3" w:rsidR="000F707E" w:rsidRDefault="000F707E" w:rsidP="00CA1AEC">
      <w:pPr>
        <w:pStyle w:val="Bibliography"/>
        <w:rPr>
          <w:ins w:id="159" w:author="Gretchen Dykstra" w:date="2025-10-14T19:32:00Z" w16du:dateUtc="2025-10-14T23:32:00Z"/>
          <w:lang w:eastAsia="zh-CN"/>
        </w:rPr>
      </w:pPr>
      <w:r>
        <w:rPr>
          <w:lang w:eastAsia="zh-CN"/>
        </w:rPr>
        <w:t>Tang, K</w:t>
      </w:r>
      <w:del w:id="160" w:author="Gretchen Dykstra" w:date="2025-10-14T19:34:00Z" w16du:dateUtc="2025-10-14T23:34:00Z">
        <w:r w:rsidDel="00CA1AEC">
          <w:rPr>
            <w:lang w:eastAsia="zh-CN"/>
          </w:rPr>
          <w:delText xml:space="preserve">., </w:delText>
        </w:r>
      </w:del>
      <w:ins w:id="161" w:author="Gretchen Dykstra" w:date="2025-10-14T19:34:00Z" w16du:dateUtc="2025-10-14T23:34:00Z">
        <w:r w:rsidR="00CA1AEC">
          <w:rPr>
            <w:lang w:eastAsia="zh-CN"/>
          </w:rPr>
          <w:t>e</w:t>
        </w:r>
        <w:r w:rsidR="00CA1AEC">
          <w:rPr>
            <w:lang w:eastAsia="zh-CN"/>
          </w:rPr>
          <w:t xml:space="preserve">, </w:t>
        </w:r>
        <w:proofErr w:type="spellStart"/>
        <w:r w:rsidR="00CA1AEC">
          <w:rPr>
            <w:lang w:eastAsia="zh-CN"/>
          </w:rPr>
          <w:t>Qiaoqin</w:t>
        </w:r>
        <w:proofErr w:type="spellEnd"/>
        <w:r w:rsidR="00CA1AEC">
          <w:rPr>
            <w:lang w:eastAsia="zh-CN"/>
          </w:rPr>
          <w:t xml:space="preserve"> </w:t>
        </w:r>
      </w:ins>
      <w:r>
        <w:rPr>
          <w:lang w:eastAsia="zh-CN"/>
        </w:rPr>
        <w:t xml:space="preserve">Xiong, </w:t>
      </w:r>
      <w:del w:id="162" w:author="Gretchen Dykstra" w:date="2025-10-14T19:35:00Z" w16du:dateUtc="2025-10-14T23:35:00Z">
        <w:r w:rsidDel="00CA1AEC">
          <w:rPr>
            <w:lang w:eastAsia="zh-CN"/>
          </w:rPr>
          <w:delText>Q.,</w:delText>
        </w:r>
      </w:del>
      <w:ins w:id="163" w:author="Gretchen Dykstra" w:date="2025-10-14T19:35:00Z" w16du:dateUtc="2025-10-14T23:35:00Z">
        <w:r w:rsidR="00CA1AEC">
          <w:rPr>
            <w:lang w:eastAsia="zh-CN"/>
          </w:rPr>
          <w:t xml:space="preserve">and </w:t>
        </w:r>
        <w:proofErr w:type="spellStart"/>
        <w:r w:rsidR="00CA1AEC">
          <w:rPr>
            <w:lang w:eastAsia="zh-CN"/>
          </w:rPr>
          <w:t>Fengyu</w:t>
        </w:r>
      </w:ins>
      <w:proofErr w:type="spellEnd"/>
      <w:r>
        <w:rPr>
          <w:lang w:eastAsia="zh-CN"/>
        </w:rPr>
        <w:t xml:space="preserve"> Zhang</w:t>
      </w:r>
      <w:del w:id="164" w:author="Gretchen Dykstra" w:date="2025-10-14T19:35:00Z" w16du:dateUtc="2025-10-14T23:35:00Z">
        <w:r w:rsidDel="00CA1AEC">
          <w:rPr>
            <w:lang w:eastAsia="zh-CN"/>
          </w:rPr>
          <w:delText>, F</w:delText>
        </w:r>
      </w:del>
      <w:r>
        <w:rPr>
          <w:lang w:eastAsia="zh-CN"/>
        </w:rPr>
        <w:t>.</w:t>
      </w:r>
      <w:del w:id="165" w:author="Gretchen Dykstra" w:date="2025-10-14T19:35:00Z" w16du:dateUtc="2025-10-14T23:35:00Z">
        <w:r w:rsidDel="00CA1AEC">
          <w:rPr>
            <w:lang w:eastAsia="zh-CN"/>
          </w:rPr>
          <w:delText>,</w:delText>
        </w:r>
      </w:del>
      <w:r>
        <w:rPr>
          <w:lang w:eastAsia="zh-CN"/>
        </w:rPr>
        <w:t xml:space="preserve"> 2022. </w:t>
      </w:r>
      <w:ins w:id="166" w:author="Gretchen Dykstra" w:date="2025-10-14T19:32:00Z" w16du:dateUtc="2025-10-14T23:32:00Z">
        <w:r w:rsidR="00C311E6">
          <w:rPr>
            <w:lang w:eastAsia="zh-CN"/>
          </w:rPr>
          <w:t>“</w:t>
        </w:r>
      </w:ins>
      <w:r>
        <w:rPr>
          <w:lang w:eastAsia="zh-CN"/>
        </w:rPr>
        <w:t xml:space="preserve">Can the E-commercialization improve </w:t>
      </w:r>
      <w:del w:id="167" w:author="Gretchen Dykstra" w:date="2025-10-14T19:32:00Z" w16du:dateUtc="2025-10-14T23:32:00Z">
        <w:r w:rsidDel="00C311E6">
          <w:rPr>
            <w:lang w:eastAsia="zh-CN"/>
          </w:rPr>
          <w:delText xml:space="preserve">residents’ </w:delText>
        </w:r>
      </w:del>
      <w:ins w:id="168" w:author="Gretchen Dykstra" w:date="2025-10-14T19:32:00Z" w16du:dateUtc="2025-10-14T23:32:00Z">
        <w:r w:rsidR="00C311E6">
          <w:rPr>
            <w:lang w:eastAsia="zh-CN"/>
          </w:rPr>
          <w:t>R</w:t>
        </w:r>
        <w:r w:rsidR="00C311E6">
          <w:rPr>
            <w:lang w:eastAsia="zh-CN"/>
          </w:rPr>
          <w:t xml:space="preserve">esidents’ </w:t>
        </w:r>
      </w:ins>
      <w:del w:id="169" w:author="Gretchen Dykstra" w:date="2025-10-14T19:32:00Z" w16du:dateUtc="2025-10-14T23:32:00Z">
        <w:r w:rsidDel="00C311E6">
          <w:rPr>
            <w:lang w:eastAsia="zh-CN"/>
          </w:rPr>
          <w:delText>income</w:delText>
        </w:r>
      </w:del>
      <w:ins w:id="170" w:author="Gretchen Dykstra" w:date="2025-10-14T19:32:00Z" w16du:dateUtc="2025-10-14T23:32:00Z">
        <w:r w:rsidR="00C311E6">
          <w:rPr>
            <w:lang w:eastAsia="zh-CN"/>
          </w:rPr>
          <w:t>I</w:t>
        </w:r>
        <w:r w:rsidR="00C311E6">
          <w:rPr>
            <w:lang w:eastAsia="zh-CN"/>
          </w:rPr>
          <w:t>ncome</w:t>
        </w:r>
      </w:ins>
      <w:r>
        <w:rPr>
          <w:lang w:eastAsia="zh-CN"/>
        </w:rPr>
        <w:t xml:space="preserve">? </w:t>
      </w:r>
      <w:del w:id="171" w:author="Gretchen Dykstra" w:date="2025-10-14T19:32:00Z" w16du:dateUtc="2025-10-14T23:32:00Z">
        <w:r w:rsidDel="00C311E6">
          <w:rPr>
            <w:lang w:eastAsia="zh-CN"/>
          </w:rPr>
          <w:delText>--</w:delText>
        </w:r>
      </w:del>
      <w:r>
        <w:rPr>
          <w:lang w:eastAsia="zh-CN"/>
        </w:rPr>
        <w:t xml:space="preserve">Evidence from </w:t>
      </w:r>
      <w:ins w:id="172" w:author="Gretchen Dykstra" w:date="2025-10-14T19:32:00Z" w16du:dateUtc="2025-10-14T23:32:00Z">
        <w:r w:rsidR="00C311E6">
          <w:rPr>
            <w:lang w:eastAsia="zh-CN"/>
          </w:rPr>
          <w:t>‘</w:t>
        </w:r>
      </w:ins>
      <w:del w:id="173" w:author="Gretchen Dykstra" w:date="2025-10-14T19:32:00Z" w16du:dateUtc="2025-10-14T23:32:00Z">
        <w:r w:rsidDel="00C311E6">
          <w:rPr>
            <w:lang w:eastAsia="zh-CN"/>
          </w:rPr>
          <w:delText>“</w:delText>
        </w:r>
      </w:del>
      <w:r>
        <w:rPr>
          <w:lang w:eastAsia="zh-CN"/>
        </w:rPr>
        <w:t>Taobao Counties</w:t>
      </w:r>
      <w:del w:id="174" w:author="Gretchen Dykstra" w:date="2025-10-14T19:32:00Z" w16du:dateUtc="2025-10-14T23:32:00Z">
        <w:r w:rsidDel="00C311E6">
          <w:rPr>
            <w:lang w:eastAsia="zh-CN"/>
          </w:rPr>
          <w:delText xml:space="preserve">” </w:delText>
        </w:r>
      </w:del>
      <w:ins w:id="175" w:author="Gretchen Dykstra" w:date="2025-10-14T19:32:00Z" w16du:dateUtc="2025-10-14T23:32:00Z">
        <w:r w:rsidR="00C311E6">
          <w:rPr>
            <w:lang w:eastAsia="zh-CN"/>
          </w:rPr>
          <w:t>’</w:t>
        </w:r>
        <w:r w:rsidR="00C311E6">
          <w:rPr>
            <w:lang w:eastAsia="zh-CN"/>
          </w:rPr>
          <w:t xml:space="preserve"> </w:t>
        </w:r>
      </w:ins>
      <w:r>
        <w:rPr>
          <w:lang w:eastAsia="zh-CN"/>
        </w:rPr>
        <w:t>in China.</w:t>
      </w:r>
      <w:ins w:id="176" w:author="Gretchen Dykstra" w:date="2025-10-14T19:32:00Z" w16du:dateUtc="2025-10-14T23:32:00Z">
        <w:r w:rsidR="00C311E6">
          <w:rPr>
            <w:lang w:eastAsia="zh-CN"/>
          </w:rPr>
          <w:t>”</w:t>
        </w:r>
      </w:ins>
      <w:r>
        <w:rPr>
          <w:lang w:eastAsia="zh-CN"/>
        </w:rPr>
        <w:t xml:space="preserve"> </w:t>
      </w:r>
      <w:r w:rsidRPr="00CA1AEC">
        <w:rPr>
          <w:i/>
          <w:iCs/>
          <w:lang w:eastAsia="zh-CN"/>
          <w:rPrChange w:id="177" w:author="Gretchen Dykstra" w:date="2025-10-14T19:33:00Z" w16du:dateUtc="2025-10-14T23:33:00Z">
            <w:rPr>
              <w:lang w:eastAsia="zh-CN"/>
            </w:rPr>
          </w:rPrChange>
        </w:rPr>
        <w:t xml:space="preserve">International Review of Economics </w:t>
      </w:r>
      <w:del w:id="178" w:author="Gretchen Dykstra" w:date="2025-10-14T19:33:00Z" w16du:dateUtc="2025-10-14T23:33:00Z">
        <w:r w:rsidRPr="00CA1AEC" w:rsidDel="00CA1AEC">
          <w:rPr>
            <w:i/>
            <w:iCs/>
            <w:lang w:eastAsia="zh-CN"/>
            <w:rPrChange w:id="179" w:author="Gretchen Dykstra" w:date="2025-10-14T19:33:00Z" w16du:dateUtc="2025-10-14T23:33:00Z">
              <w:rPr>
                <w:lang w:eastAsia="zh-CN"/>
              </w:rPr>
            </w:rPrChange>
          </w:rPr>
          <w:delText xml:space="preserve">&amp; </w:delText>
        </w:r>
      </w:del>
      <w:ins w:id="180" w:author="Gretchen Dykstra" w:date="2025-10-14T19:33:00Z" w16du:dateUtc="2025-10-14T23:33:00Z">
        <w:r w:rsidR="00CA1AEC">
          <w:rPr>
            <w:i/>
            <w:iCs/>
            <w:lang w:eastAsia="zh-CN"/>
          </w:rPr>
          <w:t>and</w:t>
        </w:r>
        <w:r w:rsidR="00CA1AEC" w:rsidRPr="00CA1AEC">
          <w:rPr>
            <w:i/>
            <w:iCs/>
            <w:lang w:eastAsia="zh-CN"/>
            <w:rPrChange w:id="181" w:author="Gretchen Dykstra" w:date="2025-10-14T19:33:00Z" w16du:dateUtc="2025-10-14T23:33:00Z">
              <w:rPr>
                <w:lang w:eastAsia="zh-CN"/>
              </w:rPr>
            </w:rPrChange>
          </w:rPr>
          <w:t xml:space="preserve"> </w:t>
        </w:r>
      </w:ins>
      <w:r w:rsidRPr="00CA1AEC">
        <w:rPr>
          <w:i/>
          <w:iCs/>
          <w:lang w:eastAsia="zh-CN"/>
          <w:rPrChange w:id="182" w:author="Gretchen Dykstra" w:date="2025-10-14T19:33:00Z" w16du:dateUtc="2025-10-14T23:33:00Z">
            <w:rPr>
              <w:lang w:eastAsia="zh-CN"/>
            </w:rPr>
          </w:rPrChange>
        </w:rPr>
        <w:t xml:space="preserve">Finance </w:t>
      </w:r>
      <w:r>
        <w:rPr>
          <w:lang w:eastAsia="zh-CN"/>
        </w:rPr>
        <w:t>78</w:t>
      </w:r>
      <w:del w:id="183" w:author="Gretchen Dykstra" w:date="2025-10-14T19:33:00Z" w16du:dateUtc="2025-10-14T23:33:00Z">
        <w:r w:rsidDel="00CA1AEC">
          <w:rPr>
            <w:lang w:eastAsia="zh-CN"/>
          </w:rPr>
          <w:delText xml:space="preserve">, </w:delText>
        </w:r>
      </w:del>
      <w:ins w:id="184" w:author="Gretchen Dykstra" w:date="2025-10-14T19:33:00Z" w16du:dateUtc="2025-10-14T23:33:00Z">
        <w:r w:rsidR="00CA1AEC">
          <w:rPr>
            <w:lang w:eastAsia="zh-CN"/>
          </w:rPr>
          <w:t>:</w:t>
        </w:r>
        <w:r w:rsidR="00CA1AEC">
          <w:rPr>
            <w:lang w:eastAsia="zh-CN"/>
          </w:rPr>
          <w:t xml:space="preserve"> </w:t>
        </w:r>
      </w:ins>
      <w:r>
        <w:rPr>
          <w:lang w:eastAsia="zh-CN"/>
        </w:rPr>
        <w:t xml:space="preserve">540–553. </w:t>
      </w:r>
      <w:ins w:id="185" w:author="Gretchen Dykstra" w:date="2025-10-14T19:32:00Z" w16du:dateUtc="2025-10-14T23:32:00Z">
        <w:r w:rsidR="00C311E6">
          <w:rPr>
            <w:lang w:eastAsia="zh-CN"/>
          </w:rPr>
          <w:fldChar w:fldCharType="begin"/>
        </w:r>
        <w:r w:rsidR="00C311E6">
          <w:rPr>
            <w:lang w:eastAsia="zh-CN"/>
          </w:rPr>
          <w:instrText>HYPERLINK "</w:instrText>
        </w:r>
      </w:ins>
      <w:r w:rsidR="00C311E6">
        <w:rPr>
          <w:lang w:eastAsia="zh-CN"/>
        </w:rPr>
        <w:instrText>https://doi.org/10.1016/j.iref.2021.12.019</w:instrText>
      </w:r>
      <w:ins w:id="186" w:author="Gretchen Dykstra" w:date="2025-10-14T19:32:00Z" w16du:dateUtc="2025-10-14T23:32:00Z">
        <w:r w:rsidR="00C311E6">
          <w:rPr>
            <w:lang w:eastAsia="zh-CN"/>
          </w:rPr>
          <w:instrText>"</w:instrText>
        </w:r>
        <w:r w:rsidR="00C311E6">
          <w:rPr>
            <w:lang w:eastAsia="zh-CN"/>
          </w:rPr>
          <w:fldChar w:fldCharType="separate"/>
        </w:r>
      </w:ins>
      <w:r w:rsidR="00C311E6" w:rsidRPr="0085059C">
        <w:rPr>
          <w:rStyle w:val="Hyperlink"/>
          <w:lang w:eastAsia="zh-CN"/>
        </w:rPr>
        <w:t>https://doi.org/10.1016/j.iref.2021.</w:t>
      </w:r>
      <w:r w:rsidR="00C311E6" w:rsidRPr="0085059C">
        <w:rPr>
          <w:rStyle w:val="Hyperlink"/>
          <w:lang w:eastAsia="zh-CN"/>
        </w:rPr>
        <w:t>1</w:t>
      </w:r>
      <w:r w:rsidR="00C311E6" w:rsidRPr="0085059C">
        <w:rPr>
          <w:rStyle w:val="Hyperlink"/>
          <w:lang w:eastAsia="zh-CN"/>
        </w:rPr>
        <w:t>2.019</w:t>
      </w:r>
      <w:ins w:id="187" w:author="Gretchen Dykstra" w:date="2025-10-14T19:32:00Z" w16du:dateUtc="2025-10-14T23:32:00Z">
        <w:r w:rsidR="00C311E6">
          <w:rPr>
            <w:lang w:eastAsia="zh-CN"/>
          </w:rPr>
          <w:fldChar w:fldCharType="end"/>
        </w:r>
        <w:r w:rsidR="00C311E6">
          <w:rPr>
            <w:lang w:eastAsia="zh-CN"/>
          </w:rPr>
          <w:t>.</w:t>
        </w:r>
      </w:ins>
    </w:p>
    <w:p w14:paraId="6BC41714" w14:textId="19460029" w:rsidR="00C311E6" w:rsidRPr="00C311E6" w:rsidDel="00C311E6" w:rsidRDefault="00C311E6" w:rsidP="00C311E6">
      <w:pPr>
        <w:rPr>
          <w:del w:id="188" w:author="Gretchen Dykstra" w:date="2025-10-14T19:32:00Z" w16du:dateUtc="2025-10-14T23:32:00Z"/>
          <w:lang w:eastAsia="zh-CN"/>
        </w:rPr>
        <w:pPrChange w:id="189" w:author="Gretchen Dykstra" w:date="2025-10-14T19:32:00Z" w16du:dateUtc="2025-10-14T23:32:00Z">
          <w:pPr>
            <w:pStyle w:val="Bibliography"/>
          </w:pPr>
        </w:pPrChange>
      </w:pPr>
    </w:p>
    <w:p w14:paraId="495411E3" w14:textId="0827BE79" w:rsidR="000F707E" w:rsidRDefault="000F707E" w:rsidP="000F707E">
      <w:pPr>
        <w:pStyle w:val="Bibliography"/>
        <w:rPr>
          <w:ins w:id="190" w:author="Gretchen Dykstra" w:date="2025-10-14T19:36:00Z" w16du:dateUtc="2025-10-14T23:36:00Z"/>
          <w:lang w:eastAsia="zh-CN"/>
        </w:rPr>
      </w:pPr>
      <w:r>
        <w:rPr>
          <w:lang w:eastAsia="zh-CN"/>
        </w:rPr>
        <w:t>Tang, W</w:t>
      </w:r>
      <w:del w:id="191" w:author="Gretchen Dykstra" w:date="2025-10-14T19:37:00Z" w16du:dateUtc="2025-10-14T23:37:00Z">
        <w:r w:rsidDel="00383D7C">
          <w:rPr>
            <w:lang w:eastAsia="zh-CN"/>
          </w:rPr>
          <w:delText xml:space="preserve">., </w:delText>
        </w:r>
      </w:del>
      <w:ins w:id="192" w:author="Gretchen Dykstra" w:date="2025-10-14T19:37:00Z" w16du:dateUtc="2025-10-14T23:37:00Z">
        <w:r w:rsidR="00383D7C">
          <w:rPr>
            <w:lang w:eastAsia="zh-CN"/>
          </w:rPr>
          <w:t>eicheng</w:t>
        </w:r>
        <w:r w:rsidR="00383D7C">
          <w:rPr>
            <w:lang w:eastAsia="zh-CN"/>
          </w:rPr>
          <w:t xml:space="preserve">, </w:t>
        </w:r>
        <w:r w:rsidR="00383D7C">
          <w:rPr>
            <w:lang w:eastAsia="zh-CN"/>
          </w:rPr>
          <w:t xml:space="preserve">and Jin </w:t>
        </w:r>
      </w:ins>
      <w:r>
        <w:rPr>
          <w:lang w:eastAsia="zh-CN"/>
        </w:rPr>
        <w:t>Zhu</w:t>
      </w:r>
      <w:del w:id="193" w:author="Gretchen Dykstra" w:date="2025-10-14T19:37:00Z" w16du:dateUtc="2025-10-14T23:37:00Z">
        <w:r w:rsidDel="00383D7C">
          <w:rPr>
            <w:lang w:eastAsia="zh-CN"/>
          </w:rPr>
          <w:delText>, J</w:delText>
        </w:r>
      </w:del>
      <w:r>
        <w:rPr>
          <w:lang w:eastAsia="zh-CN"/>
        </w:rPr>
        <w:t>.</w:t>
      </w:r>
      <w:del w:id="194" w:author="Gretchen Dykstra" w:date="2025-10-14T19:37:00Z" w16du:dateUtc="2025-10-14T23:37:00Z">
        <w:r w:rsidDel="00383D7C">
          <w:rPr>
            <w:lang w:eastAsia="zh-CN"/>
          </w:rPr>
          <w:delText>,</w:delText>
        </w:r>
      </w:del>
      <w:r>
        <w:rPr>
          <w:lang w:eastAsia="zh-CN"/>
        </w:rPr>
        <w:t xml:space="preserve"> 2020. </w:t>
      </w:r>
      <w:ins w:id="195" w:author="Gretchen Dykstra" w:date="2025-10-14T19:36:00Z" w16du:dateUtc="2025-10-14T23:36:00Z">
        <w:r w:rsidR="005A19F5">
          <w:rPr>
            <w:lang w:eastAsia="zh-CN"/>
          </w:rPr>
          <w:t>“</w:t>
        </w:r>
      </w:ins>
      <w:r>
        <w:rPr>
          <w:lang w:eastAsia="zh-CN"/>
        </w:rPr>
        <w:t xml:space="preserve">Informality and </w:t>
      </w:r>
      <w:del w:id="196" w:author="Gretchen Dykstra" w:date="2025-10-14T19:36:00Z" w16du:dateUtc="2025-10-14T23:36:00Z">
        <w:r w:rsidDel="005A19F5">
          <w:rPr>
            <w:lang w:eastAsia="zh-CN"/>
          </w:rPr>
          <w:delText xml:space="preserve">rural </w:delText>
        </w:r>
      </w:del>
      <w:ins w:id="197" w:author="Gretchen Dykstra" w:date="2025-10-14T19:36:00Z" w16du:dateUtc="2025-10-14T23:36:00Z">
        <w:r w:rsidR="005A19F5">
          <w:rPr>
            <w:lang w:eastAsia="zh-CN"/>
          </w:rPr>
          <w:t>R</w:t>
        </w:r>
        <w:r w:rsidR="005A19F5">
          <w:rPr>
            <w:lang w:eastAsia="zh-CN"/>
          </w:rPr>
          <w:t xml:space="preserve">ural </w:t>
        </w:r>
      </w:ins>
      <w:del w:id="198" w:author="Gretchen Dykstra" w:date="2025-10-14T19:36:00Z" w16du:dateUtc="2025-10-14T23:36:00Z">
        <w:r w:rsidDel="005A19F5">
          <w:rPr>
            <w:lang w:eastAsia="zh-CN"/>
          </w:rPr>
          <w:delText>industry</w:delText>
        </w:r>
      </w:del>
      <w:ins w:id="199" w:author="Gretchen Dykstra" w:date="2025-10-14T19:36:00Z" w16du:dateUtc="2025-10-14T23:36:00Z">
        <w:r w:rsidR="005A19F5">
          <w:rPr>
            <w:lang w:eastAsia="zh-CN"/>
          </w:rPr>
          <w:t>I</w:t>
        </w:r>
        <w:r w:rsidR="005A19F5">
          <w:rPr>
            <w:lang w:eastAsia="zh-CN"/>
          </w:rPr>
          <w:t>ndustry</w:t>
        </w:r>
      </w:ins>
      <w:r>
        <w:rPr>
          <w:lang w:eastAsia="zh-CN"/>
        </w:rPr>
        <w:t xml:space="preserve">: Rethinking the </w:t>
      </w:r>
      <w:del w:id="200" w:author="Gretchen Dykstra" w:date="2025-10-14T19:36:00Z" w16du:dateUtc="2025-10-14T23:36:00Z">
        <w:r w:rsidDel="005A19F5">
          <w:rPr>
            <w:lang w:eastAsia="zh-CN"/>
          </w:rPr>
          <w:delText xml:space="preserve">impacts </w:delText>
        </w:r>
      </w:del>
      <w:ins w:id="201" w:author="Gretchen Dykstra" w:date="2025-10-14T19:36:00Z" w16du:dateUtc="2025-10-14T23:36:00Z">
        <w:r w:rsidR="005A19F5">
          <w:rPr>
            <w:lang w:eastAsia="zh-CN"/>
          </w:rPr>
          <w:t>I</w:t>
        </w:r>
        <w:r w:rsidR="005A19F5">
          <w:rPr>
            <w:lang w:eastAsia="zh-CN"/>
          </w:rPr>
          <w:t xml:space="preserve">mpacts </w:t>
        </w:r>
      </w:ins>
      <w:r>
        <w:rPr>
          <w:lang w:eastAsia="zh-CN"/>
        </w:rPr>
        <w:t xml:space="preserve">of E-Commerce on </w:t>
      </w:r>
      <w:del w:id="202" w:author="Gretchen Dykstra" w:date="2025-10-14T19:36:00Z" w16du:dateUtc="2025-10-14T23:36:00Z">
        <w:r w:rsidDel="005A19F5">
          <w:rPr>
            <w:lang w:eastAsia="zh-CN"/>
          </w:rPr>
          <w:delText xml:space="preserve">rural </w:delText>
        </w:r>
      </w:del>
      <w:ins w:id="203" w:author="Gretchen Dykstra" w:date="2025-10-14T19:36:00Z" w16du:dateUtc="2025-10-14T23:36:00Z">
        <w:r w:rsidR="005A19F5">
          <w:rPr>
            <w:lang w:eastAsia="zh-CN"/>
          </w:rPr>
          <w:t>R</w:t>
        </w:r>
        <w:r w:rsidR="005A19F5">
          <w:rPr>
            <w:lang w:eastAsia="zh-CN"/>
          </w:rPr>
          <w:t xml:space="preserve">ural </w:t>
        </w:r>
      </w:ins>
      <w:del w:id="204" w:author="Gretchen Dykstra" w:date="2025-10-14T19:36:00Z" w16du:dateUtc="2025-10-14T23:36:00Z">
        <w:r w:rsidDel="005A19F5">
          <w:rPr>
            <w:lang w:eastAsia="zh-CN"/>
          </w:rPr>
          <w:delText xml:space="preserve">development </w:delText>
        </w:r>
      </w:del>
      <w:ins w:id="205" w:author="Gretchen Dykstra" w:date="2025-10-14T19:36:00Z" w16du:dateUtc="2025-10-14T23:36:00Z">
        <w:r w:rsidR="005A19F5">
          <w:rPr>
            <w:lang w:eastAsia="zh-CN"/>
          </w:rPr>
          <w:t>D</w:t>
        </w:r>
        <w:r w:rsidR="005A19F5">
          <w:rPr>
            <w:lang w:eastAsia="zh-CN"/>
          </w:rPr>
          <w:t xml:space="preserve">evelopment </w:t>
        </w:r>
      </w:ins>
      <w:r>
        <w:rPr>
          <w:lang w:eastAsia="zh-CN"/>
        </w:rPr>
        <w:t>in China.</w:t>
      </w:r>
      <w:ins w:id="206" w:author="Gretchen Dykstra" w:date="2025-10-14T19:36:00Z" w16du:dateUtc="2025-10-14T23:36:00Z">
        <w:r w:rsidR="005A19F5">
          <w:rPr>
            <w:lang w:eastAsia="zh-CN"/>
          </w:rPr>
          <w:t>”</w:t>
        </w:r>
      </w:ins>
      <w:r>
        <w:rPr>
          <w:lang w:eastAsia="zh-CN"/>
        </w:rPr>
        <w:t xml:space="preserve"> </w:t>
      </w:r>
      <w:r w:rsidRPr="005A19F5">
        <w:rPr>
          <w:i/>
          <w:iCs/>
          <w:lang w:eastAsia="zh-CN"/>
          <w:rPrChange w:id="207" w:author="Gretchen Dykstra" w:date="2025-10-14T19:36:00Z" w16du:dateUtc="2025-10-14T23:36:00Z">
            <w:rPr>
              <w:lang w:eastAsia="zh-CN"/>
            </w:rPr>
          </w:rPrChange>
        </w:rPr>
        <w:t>Journal of Rural Studies</w:t>
      </w:r>
      <w:r>
        <w:rPr>
          <w:lang w:eastAsia="zh-CN"/>
        </w:rPr>
        <w:t xml:space="preserve"> 75</w:t>
      </w:r>
      <w:del w:id="208" w:author="Gretchen Dykstra" w:date="2025-10-14T19:36:00Z" w16du:dateUtc="2025-10-14T23:36:00Z">
        <w:r w:rsidDel="005A19F5">
          <w:rPr>
            <w:lang w:eastAsia="zh-CN"/>
          </w:rPr>
          <w:delText xml:space="preserve">, </w:delText>
        </w:r>
      </w:del>
      <w:ins w:id="209" w:author="Gretchen Dykstra" w:date="2025-10-14T19:36:00Z" w16du:dateUtc="2025-10-14T23:36:00Z">
        <w:r w:rsidR="005A19F5">
          <w:rPr>
            <w:lang w:eastAsia="zh-CN"/>
          </w:rPr>
          <w:t>:</w:t>
        </w:r>
        <w:r w:rsidR="005A19F5">
          <w:rPr>
            <w:lang w:eastAsia="zh-CN"/>
          </w:rPr>
          <w:t xml:space="preserve"> </w:t>
        </w:r>
      </w:ins>
      <w:r>
        <w:rPr>
          <w:lang w:eastAsia="zh-CN"/>
        </w:rPr>
        <w:t xml:space="preserve">20–29. </w:t>
      </w:r>
      <w:ins w:id="210" w:author="Gretchen Dykstra" w:date="2025-10-14T19:36:00Z" w16du:dateUtc="2025-10-14T23:36:00Z">
        <w:r w:rsidR="005A19F5">
          <w:rPr>
            <w:lang w:eastAsia="zh-CN"/>
          </w:rPr>
          <w:fldChar w:fldCharType="begin"/>
        </w:r>
        <w:r w:rsidR="005A19F5">
          <w:rPr>
            <w:lang w:eastAsia="zh-CN"/>
          </w:rPr>
          <w:instrText>HYPERLINK "</w:instrText>
        </w:r>
      </w:ins>
      <w:r w:rsidR="005A19F5">
        <w:rPr>
          <w:lang w:eastAsia="zh-CN"/>
        </w:rPr>
        <w:instrText>https://doi.org/10.1016/j.jrurstud.2020.02.010</w:instrText>
      </w:r>
      <w:ins w:id="211" w:author="Gretchen Dykstra" w:date="2025-10-14T19:36:00Z" w16du:dateUtc="2025-10-14T23:36:00Z">
        <w:r w:rsidR="005A19F5">
          <w:rPr>
            <w:lang w:eastAsia="zh-CN"/>
          </w:rPr>
          <w:instrText>"</w:instrText>
        </w:r>
        <w:r w:rsidR="005A19F5">
          <w:rPr>
            <w:lang w:eastAsia="zh-CN"/>
          </w:rPr>
          <w:fldChar w:fldCharType="separate"/>
        </w:r>
      </w:ins>
      <w:r w:rsidR="005A19F5" w:rsidRPr="0085059C">
        <w:rPr>
          <w:rStyle w:val="Hyperlink"/>
          <w:lang w:eastAsia="zh-CN"/>
        </w:rPr>
        <w:t>https://doi.org/10.1016/j.jrurstud.2020.02</w:t>
      </w:r>
      <w:r w:rsidR="005A19F5" w:rsidRPr="0085059C">
        <w:rPr>
          <w:rStyle w:val="Hyperlink"/>
          <w:lang w:eastAsia="zh-CN"/>
        </w:rPr>
        <w:t>.</w:t>
      </w:r>
      <w:r w:rsidR="005A19F5" w:rsidRPr="0085059C">
        <w:rPr>
          <w:rStyle w:val="Hyperlink"/>
          <w:lang w:eastAsia="zh-CN"/>
        </w:rPr>
        <w:t>010</w:t>
      </w:r>
      <w:ins w:id="212" w:author="Gretchen Dykstra" w:date="2025-10-14T19:36:00Z" w16du:dateUtc="2025-10-14T23:36:00Z">
        <w:r w:rsidR="005A19F5">
          <w:rPr>
            <w:lang w:eastAsia="zh-CN"/>
          </w:rPr>
          <w:fldChar w:fldCharType="end"/>
        </w:r>
        <w:r w:rsidR="005A19F5">
          <w:rPr>
            <w:lang w:eastAsia="zh-CN"/>
          </w:rPr>
          <w:t>.</w:t>
        </w:r>
      </w:ins>
    </w:p>
    <w:p w14:paraId="43DF9D90" w14:textId="6BA36657" w:rsidR="005A19F5" w:rsidRPr="005A19F5" w:rsidDel="005A19F5" w:rsidRDefault="005A19F5" w:rsidP="005A19F5">
      <w:pPr>
        <w:rPr>
          <w:del w:id="213" w:author="Gretchen Dykstra" w:date="2025-10-14T19:36:00Z" w16du:dateUtc="2025-10-14T23:36:00Z"/>
          <w:lang w:eastAsia="zh-CN"/>
        </w:rPr>
        <w:pPrChange w:id="214" w:author="Gretchen Dykstra" w:date="2025-10-14T19:36:00Z" w16du:dateUtc="2025-10-14T23:36:00Z">
          <w:pPr>
            <w:pStyle w:val="Bibliography"/>
          </w:pPr>
        </w:pPrChange>
      </w:pPr>
    </w:p>
    <w:p w14:paraId="26069661" w14:textId="14F87DC6" w:rsidR="0070234B" w:rsidRDefault="000F707E" w:rsidP="000F707E">
      <w:pPr>
        <w:pStyle w:val="Bibliography"/>
        <w:rPr>
          <w:ins w:id="215" w:author="Gretchen Dykstra" w:date="2025-10-14T19:37:00Z" w16du:dateUtc="2025-10-14T23:37:00Z"/>
          <w:lang w:eastAsia="zh-CN"/>
        </w:rPr>
      </w:pPr>
      <w:r>
        <w:rPr>
          <w:lang w:eastAsia="zh-CN"/>
        </w:rPr>
        <w:t xml:space="preserve">Wei, </w:t>
      </w:r>
      <w:proofErr w:type="spellStart"/>
      <w:r>
        <w:rPr>
          <w:lang w:eastAsia="zh-CN"/>
        </w:rPr>
        <w:t>B</w:t>
      </w:r>
      <w:ins w:id="216" w:author="Gretchen Dykstra" w:date="2025-10-14T19:39:00Z" w16du:dateUtc="2025-10-14T23:39:00Z">
        <w:r w:rsidR="00D47613">
          <w:rPr>
            <w:lang w:eastAsia="zh-CN"/>
          </w:rPr>
          <w:t>inhui</w:t>
        </w:r>
      </w:ins>
      <w:proofErr w:type="spellEnd"/>
      <w:del w:id="217" w:author="Gretchen Dykstra" w:date="2025-10-14T19:39:00Z" w16du:dateUtc="2025-10-14T23:39:00Z">
        <w:r w:rsidDel="00D47613">
          <w:rPr>
            <w:lang w:eastAsia="zh-CN"/>
          </w:rPr>
          <w:delText>.</w:delText>
        </w:r>
      </w:del>
      <w:r>
        <w:rPr>
          <w:lang w:eastAsia="zh-CN"/>
        </w:rPr>
        <w:t xml:space="preserve">, </w:t>
      </w:r>
      <w:proofErr w:type="spellStart"/>
      <w:ins w:id="218" w:author="Gretchen Dykstra" w:date="2025-10-14T19:39:00Z" w16du:dateUtc="2025-10-14T23:39:00Z">
        <w:r w:rsidR="00D47613">
          <w:rPr>
            <w:lang w:eastAsia="zh-CN"/>
          </w:rPr>
          <w:t>Chunkai</w:t>
        </w:r>
        <w:proofErr w:type="spellEnd"/>
        <w:r w:rsidR="00D47613">
          <w:rPr>
            <w:lang w:eastAsia="zh-CN"/>
          </w:rPr>
          <w:t xml:space="preserve"> </w:t>
        </w:r>
      </w:ins>
      <w:r>
        <w:rPr>
          <w:lang w:eastAsia="zh-CN"/>
        </w:rPr>
        <w:t xml:space="preserve">Zhao, </w:t>
      </w:r>
      <w:ins w:id="219" w:author="Gretchen Dykstra" w:date="2025-10-14T19:39:00Z" w16du:dateUtc="2025-10-14T23:39:00Z">
        <w:r w:rsidR="00D47613">
          <w:rPr>
            <w:lang w:eastAsia="zh-CN"/>
          </w:rPr>
          <w:t xml:space="preserve">and </w:t>
        </w:r>
        <w:proofErr w:type="spellStart"/>
        <w:r w:rsidR="00D47613">
          <w:rPr>
            <w:lang w:eastAsia="zh-CN"/>
          </w:rPr>
          <w:t>Mingzhong</w:t>
        </w:r>
        <w:proofErr w:type="spellEnd"/>
        <w:r w:rsidR="00D47613">
          <w:rPr>
            <w:lang w:eastAsia="zh-CN"/>
          </w:rPr>
          <w:t xml:space="preserve"> </w:t>
        </w:r>
      </w:ins>
      <w:del w:id="220" w:author="Gretchen Dykstra" w:date="2025-10-14T19:39:00Z" w16du:dateUtc="2025-10-14T23:39:00Z">
        <w:r w:rsidDel="00D47613">
          <w:rPr>
            <w:lang w:eastAsia="zh-CN"/>
          </w:rPr>
          <w:delText xml:space="preserve">C., </w:delText>
        </w:r>
      </w:del>
      <w:r>
        <w:rPr>
          <w:lang w:eastAsia="zh-CN"/>
        </w:rPr>
        <w:t>Luo</w:t>
      </w:r>
      <w:del w:id="221" w:author="Gretchen Dykstra" w:date="2025-10-14T19:39:00Z" w16du:dateUtc="2025-10-14T23:39:00Z">
        <w:r w:rsidDel="00D47613">
          <w:rPr>
            <w:lang w:eastAsia="zh-CN"/>
          </w:rPr>
          <w:delText>, M</w:delText>
        </w:r>
      </w:del>
      <w:r>
        <w:rPr>
          <w:lang w:eastAsia="zh-CN"/>
        </w:rPr>
        <w:t>.</w:t>
      </w:r>
      <w:del w:id="222" w:author="Gretchen Dykstra" w:date="2025-10-14T19:39:00Z" w16du:dateUtc="2025-10-14T23:39:00Z">
        <w:r w:rsidDel="00D47613">
          <w:rPr>
            <w:lang w:eastAsia="zh-CN"/>
          </w:rPr>
          <w:delText>,</w:delText>
        </w:r>
      </w:del>
      <w:r>
        <w:rPr>
          <w:lang w:eastAsia="zh-CN"/>
        </w:rPr>
        <w:t xml:space="preserve"> 2024. </w:t>
      </w:r>
      <w:ins w:id="223" w:author="Gretchen Dykstra" w:date="2025-10-14T19:38:00Z" w16du:dateUtc="2025-10-14T23:38:00Z">
        <w:r w:rsidR="00E13A4A">
          <w:rPr>
            <w:lang w:eastAsia="zh-CN"/>
          </w:rPr>
          <w:t>“</w:t>
        </w:r>
      </w:ins>
      <w:r>
        <w:rPr>
          <w:lang w:eastAsia="zh-CN"/>
        </w:rPr>
        <w:t xml:space="preserve">Online </w:t>
      </w:r>
      <w:del w:id="224" w:author="Gretchen Dykstra" w:date="2025-10-14T19:38:00Z" w16du:dateUtc="2025-10-14T23:38:00Z">
        <w:r w:rsidDel="00E13A4A">
          <w:rPr>
            <w:lang w:eastAsia="zh-CN"/>
          </w:rPr>
          <w:delText>markets</w:delText>
        </w:r>
      </w:del>
      <w:ins w:id="225" w:author="Gretchen Dykstra" w:date="2025-10-14T19:38:00Z" w16du:dateUtc="2025-10-14T23:38:00Z">
        <w:r w:rsidR="00E13A4A">
          <w:rPr>
            <w:lang w:eastAsia="zh-CN"/>
          </w:rPr>
          <w:t>M</w:t>
        </w:r>
        <w:r w:rsidR="00E13A4A">
          <w:rPr>
            <w:lang w:eastAsia="zh-CN"/>
          </w:rPr>
          <w:t>arkets</w:t>
        </w:r>
      </w:ins>
      <w:r>
        <w:rPr>
          <w:lang w:eastAsia="zh-CN"/>
        </w:rPr>
        <w:t xml:space="preserve">, </w:t>
      </w:r>
      <w:del w:id="226" w:author="Gretchen Dykstra" w:date="2025-10-14T19:38:00Z" w16du:dateUtc="2025-10-14T23:38:00Z">
        <w:r w:rsidDel="00E13A4A">
          <w:rPr>
            <w:lang w:eastAsia="zh-CN"/>
          </w:rPr>
          <w:delText xml:space="preserve">offline </w:delText>
        </w:r>
      </w:del>
      <w:ins w:id="227" w:author="Gretchen Dykstra" w:date="2025-10-14T19:38:00Z" w16du:dateUtc="2025-10-14T23:38:00Z">
        <w:r w:rsidR="00E13A4A">
          <w:rPr>
            <w:lang w:eastAsia="zh-CN"/>
          </w:rPr>
          <w:t>O</w:t>
        </w:r>
        <w:r w:rsidR="00E13A4A">
          <w:rPr>
            <w:lang w:eastAsia="zh-CN"/>
          </w:rPr>
          <w:t xml:space="preserve">ffline </w:t>
        </w:r>
      </w:ins>
      <w:del w:id="228" w:author="Gretchen Dykstra" w:date="2025-10-14T19:38:00Z" w16du:dateUtc="2025-10-14T23:38:00Z">
        <w:r w:rsidDel="00E13A4A">
          <w:rPr>
            <w:lang w:eastAsia="zh-CN"/>
          </w:rPr>
          <w:delText>happiness</w:delText>
        </w:r>
      </w:del>
      <w:ins w:id="229" w:author="Gretchen Dykstra" w:date="2025-10-14T19:38:00Z" w16du:dateUtc="2025-10-14T23:38:00Z">
        <w:r w:rsidR="00E13A4A">
          <w:rPr>
            <w:lang w:eastAsia="zh-CN"/>
          </w:rPr>
          <w:t>H</w:t>
        </w:r>
        <w:r w:rsidR="00E13A4A">
          <w:rPr>
            <w:lang w:eastAsia="zh-CN"/>
          </w:rPr>
          <w:t>appiness</w:t>
        </w:r>
      </w:ins>
      <w:r>
        <w:rPr>
          <w:lang w:eastAsia="zh-CN"/>
        </w:rPr>
        <w:t>: E-</w:t>
      </w:r>
      <w:del w:id="230" w:author="Gretchen Dykstra" w:date="2025-10-14T19:38:00Z" w16du:dateUtc="2025-10-14T23:38:00Z">
        <w:r w:rsidDel="00E13A4A">
          <w:rPr>
            <w:lang w:eastAsia="zh-CN"/>
          </w:rPr>
          <w:delText xml:space="preserve">commerce </w:delText>
        </w:r>
      </w:del>
      <w:ins w:id="231" w:author="Gretchen Dykstra" w:date="2025-10-14T19:38:00Z" w16du:dateUtc="2025-10-14T23:38:00Z">
        <w:r w:rsidR="00E13A4A">
          <w:rPr>
            <w:lang w:eastAsia="zh-CN"/>
          </w:rPr>
          <w:t>C</w:t>
        </w:r>
        <w:r w:rsidR="00E13A4A">
          <w:rPr>
            <w:lang w:eastAsia="zh-CN"/>
          </w:rPr>
          <w:t xml:space="preserve">ommerce </w:t>
        </w:r>
      </w:ins>
      <w:del w:id="232" w:author="Gretchen Dykstra" w:date="2025-10-14T19:38:00Z" w16du:dateUtc="2025-10-14T23:38:00Z">
        <w:r w:rsidDel="00E13A4A">
          <w:rPr>
            <w:lang w:eastAsia="zh-CN"/>
          </w:rPr>
          <w:delText xml:space="preserve">development </w:delText>
        </w:r>
      </w:del>
      <w:ins w:id="233" w:author="Gretchen Dykstra" w:date="2025-10-14T19:38:00Z" w16du:dateUtc="2025-10-14T23:38:00Z">
        <w:r w:rsidR="00E13A4A">
          <w:rPr>
            <w:lang w:eastAsia="zh-CN"/>
          </w:rPr>
          <w:t>D</w:t>
        </w:r>
        <w:r w:rsidR="00E13A4A">
          <w:rPr>
            <w:lang w:eastAsia="zh-CN"/>
          </w:rPr>
          <w:t xml:space="preserve">evelopment </w:t>
        </w:r>
      </w:ins>
      <w:r>
        <w:rPr>
          <w:lang w:eastAsia="zh-CN"/>
        </w:rPr>
        <w:t xml:space="preserve">and </w:t>
      </w:r>
      <w:del w:id="234" w:author="Gretchen Dykstra" w:date="2025-10-14T19:38:00Z" w16du:dateUtc="2025-10-14T23:38:00Z">
        <w:r w:rsidDel="00E13A4A">
          <w:rPr>
            <w:lang w:eastAsia="zh-CN"/>
          </w:rPr>
          <w:delText xml:space="preserve">subjective </w:delText>
        </w:r>
      </w:del>
      <w:ins w:id="235" w:author="Gretchen Dykstra" w:date="2025-10-14T19:38:00Z" w16du:dateUtc="2025-10-14T23:38:00Z">
        <w:r w:rsidR="00E13A4A">
          <w:rPr>
            <w:lang w:eastAsia="zh-CN"/>
          </w:rPr>
          <w:t>S</w:t>
        </w:r>
        <w:r w:rsidR="00E13A4A">
          <w:rPr>
            <w:lang w:eastAsia="zh-CN"/>
          </w:rPr>
          <w:t xml:space="preserve">ubjective </w:t>
        </w:r>
      </w:ins>
      <w:del w:id="236" w:author="Gretchen Dykstra" w:date="2025-10-14T19:38:00Z" w16du:dateUtc="2025-10-14T23:38:00Z">
        <w:r w:rsidDel="00E13A4A">
          <w:rPr>
            <w:lang w:eastAsia="zh-CN"/>
          </w:rPr>
          <w:delText>well</w:delText>
        </w:r>
      </w:del>
      <w:ins w:id="237" w:author="Gretchen Dykstra" w:date="2025-10-14T19:38:00Z" w16du:dateUtc="2025-10-14T23:38:00Z">
        <w:r w:rsidR="00E13A4A">
          <w:rPr>
            <w:lang w:eastAsia="zh-CN"/>
          </w:rPr>
          <w:t>W</w:t>
        </w:r>
        <w:r w:rsidR="00E13A4A">
          <w:rPr>
            <w:lang w:eastAsia="zh-CN"/>
          </w:rPr>
          <w:t>ell</w:t>
        </w:r>
      </w:ins>
      <w:r>
        <w:rPr>
          <w:lang w:eastAsia="zh-CN"/>
        </w:rPr>
        <w:t>-</w:t>
      </w:r>
      <w:del w:id="238" w:author="Gretchen Dykstra" w:date="2025-10-14T19:38:00Z" w16du:dateUtc="2025-10-14T23:38:00Z">
        <w:r w:rsidDel="00E13A4A">
          <w:rPr>
            <w:lang w:eastAsia="zh-CN"/>
          </w:rPr>
          <w:delText xml:space="preserve">being </w:delText>
        </w:r>
      </w:del>
      <w:ins w:id="239" w:author="Gretchen Dykstra" w:date="2025-10-14T19:38:00Z" w16du:dateUtc="2025-10-14T23:38:00Z">
        <w:r w:rsidR="00E13A4A">
          <w:rPr>
            <w:lang w:eastAsia="zh-CN"/>
          </w:rPr>
          <w:t>B</w:t>
        </w:r>
        <w:r w:rsidR="00E13A4A">
          <w:rPr>
            <w:lang w:eastAsia="zh-CN"/>
          </w:rPr>
          <w:t xml:space="preserve">eing </w:t>
        </w:r>
      </w:ins>
      <w:r>
        <w:rPr>
          <w:lang w:eastAsia="zh-CN"/>
        </w:rPr>
        <w:t xml:space="preserve">in </w:t>
      </w:r>
      <w:del w:id="240" w:author="Gretchen Dykstra" w:date="2025-10-14T19:38:00Z" w16du:dateUtc="2025-10-14T23:38:00Z">
        <w:r w:rsidDel="00E13A4A">
          <w:rPr>
            <w:lang w:eastAsia="zh-CN"/>
          </w:rPr>
          <w:delText xml:space="preserve">rural </w:delText>
        </w:r>
      </w:del>
      <w:ins w:id="241" w:author="Gretchen Dykstra" w:date="2025-10-14T19:38:00Z" w16du:dateUtc="2025-10-14T23:38:00Z">
        <w:r w:rsidR="00E13A4A">
          <w:rPr>
            <w:lang w:eastAsia="zh-CN"/>
          </w:rPr>
          <w:t>R</w:t>
        </w:r>
        <w:r w:rsidR="00E13A4A">
          <w:rPr>
            <w:lang w:eastAsia="zh-CN"/>
          </w:rPr>
          <w:t xml:space="preserve">ural </w:t>
        </w:r>
      </w:ins>
      <w:r>
        <w:rPr>
          <w:lang w:eastAsia="zh-CN"/>
        </w:rPr>
        <w:t>China.</w:t>
      </w:r>
      <w:ins w:id="242" w:author="Gretchen Dykstra" w:date="2025-10-14T19:39:00Z" w16du:dateUtc="2025-10-14T23:39:00Z">
        <w:r w:rsidR="00E13A4A">
          <w:rPr>
            <w:lang w:eastAsia="zh-CN"/>
          </w:rPr>
          <w:t>”</w:t>
        </w:r>
      </w:ins>
      <w:r>
        <w:rPr>
          <w:lang w:eastAsia="zh-CN"/>
        </w:rPr>
        <w:t xml:space="preserve"> </w:t>
      </w:r>
      <w:r w:rsidRPr="00E13A4A">
        <w:rPr>
          <w:i/>
          <w:iCs/>
          <w:lang w:eastAsia="zh-CN"/>
          <w:rPrChange w:id="243" w:author="Gretchen Dykstra" w:date="2025-10-14T19:37:00Z" w16du:dateUtc="2025-10-14T23:37:00Z">
            <w:rPr>
              <w:lang w:eastAsia="zh-CN"/>
            </w:rPr>
          </w:rPrChange>
        </w:rPr>
        <w:t>China Economic Review</w:t>
      </w:r>
      <w:r>
        <w:rPr>
          <w:lang w:eastAsia="zh-CN"/>
        </w:rPr>
        <w:t xml:space="preserve"> 87</w:t>
      </w:r>
      <w:del w:id="244" w:author="Gretchen Dykstra" w:date="2025-10-14T19:39:00Z" w16du:dateUtc="2025-10-14T23:39:00Z">
        <w:r w:rsidDel="005B7069">
          <w:rPr>
            <w:lang w:eastAsia="zh-CN"/>
          </w:rPr>
          <w:delText xml:space="preserve">, </w:delText>
        </w:r>
      </w:del>
      <w:ins w:id="245" w:author="Gretchen Dykstra" w:date="2025-10-14T19:39:00Z" w16du:dateUtc="2025-10-14T23:39:00Z">
        <w:r w:rsidR="005B7069">
          <w:rPr>
            <w:lang w:eastAsia="zh-CN"/>
          </w:rPr>
          <w:t>:</w:t>
        </w:r>
        <w:r w:rsidR="005B7069">
          <w:rPr>
            <w:lang w:eastAsia="zh-CN"/>
          </w:rPr>
          <w:t xml:space="preserve"> </w:t>
        </w:r>
      </w:ins>
      <w:r>
        <w:rPr>
          <w:lang w:eastAsia="zh-CN"/>
        </w:rPr>
        <w:t xml:space="preserve">102247. </w:t>
      </w:r>
      <w:ins w:id="246" w:author="Gretchen Dykstra" w:date="2025-10-14T19:37:00Z" w16du:dateUtc="2025-10-14T23:37:00Z">
        <w:r w:rsidR="00E13A4A">
          <w:rPr>
            <w:lang w:eastAsia="zh-CN"/>
          </w:rPr>
          <w:fldChar w:fldCharType="begin"/>
        </w:r>
        <w:r w:rsidR="00E13A4A">
          <w:rPr>
            <w:lang w:eastAsia="zh-CN"/>
          </w:rPr>
          <w:instrText>HYPERLINK "</w:instrText>
        </w:r>
      </w:ins>
      <w:r w:rsidR="00E13A4A">
        <w:rPr>
          <w:lang w:eastAsia="zh-CN"/>
        </w:rPr>
        <w:instrText>https://doi.org/10.1016/j.chieco.2024.102247</w:instrText>
      </w:r>
      <w:ins w:id="247" w:author="Gretchen Dykstra" w:date="2025-10-14T19:37:00Z" w16du:dateUtc="2025-10-14T23:37:00Z">
        <w:r w:rsidR="00E13A4A">
          <w:rPr>
            <w:lang w:eastAsia="zh-CN"/>
          </w:rPr>
          <w:instrText>"</w:instrText>
        </w:r>
        <w:r w:rsidR="00E13A4A">
          <w:rPr>
            <w:lang w:eastAsia="zh-CN"/>
          </w:rPr>
          <w:fldChar w:fldCharType="separate"/>
        </w:r>
      </w:ins>
      <w:r w:rsidR="00E13A4A" w:rsidRPr="0085059C">
        <w:rPr>
          <w:rStyle w:val="Hyperlink"/>
          <w:lang w:eastAsia="zh-CN"/>
        </w:rPr>
        <w:t>https://doi.org/10.1016/j.chieco.2024</w:t>
      </w:r>
      <w:r w:rsidR="00E13A4A" w:rsidRPr="0085059C">
        <w:rPr>
          <w:rStyle w:val="Hyperlink"/>
          <w:lang w:eastAsia="zh-CN"/>
        </w:rPr>
        <w:t>.</w:t>
      </w:r>
      <w:r w:rsidR="00E13A4A" w:rsidRPr="0085059C">
        <w:rPr>
          <w:rStyle w:val="Hyperlink"/>
          <w:lang w:eastAsia="zh-CN"/>
        </w:rPr>
        <w:t>102247</w:t>
      </w:r>
      <w:ins w:id="248" w:author="Gretchen Dykstra" w:date="2025-10-14T19:37:00Z" w16du:dateUtc="2025-10-14T23:37:00Z">
        <w:r w:rsidR="00E13A4A">
          <w:rPr>
            <w:lang w:eastAsia="zh-CN"/>
          </w:rPr>
          <w:fldChar w:fldCharType="end"/>
        </w:r>
        <w:r w:rsidR="00E13A4A">
          <w:rPr>
            <w:lang w:eastAsia="zh-CN"/>
          </w:rPr>
          <w:t>.</w:t>
        </w:r>
      </w:ins>
    </w:p>
    <w:p w14:paraId="6442FC5F" w14:textId="77777777" w:rsidR="00E13A4A" w:rsidRPr="00E13A4A" w:rsidRDefault="00E13A4A" w:rsidP="00E13A4A">
      <w:pPr>
        <w:rPr>
          <w:lang w:eastAsia="zh-CN"/>
        </w:rPr>
        <w:pPrChange w:id="249" w:author="Gretchen Dykstra" w:date="2025-10-14T19:37:00Z" w16du:dateUtc="2025-10-14T23:37:00Z">
          <w:pPr>
            <w:pStyle w:val="Bibliography"/>
          </w:pPr>
        </w:pPrChange>
      </w:pPr>
    </w:p>
    <w:sectPr w:rsidR="00E13A4A" w:rsidRPr="00E13A4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Gretchen Dykstra" w:date="2025-10-14T19:50:00Z" w:initials="GD">
    <w:p w14:paraId="7B61299E" w14:textId="77777777" w:rsidR="00497DDD" w:rsidRDefault="00497DDD" w:rsidP="00497DDD">
      <w:pPr>
        <w:jc w:val="left"/>
      </w:pPr>
      <w:r>
        <w:rPr>
          <w:rStyle w:val="CommentReference"/>
        </w:rPr>
        <w:annotationRef/>
      </w:r>
      <w:r>
        <w:rPr>
          <w:sz w:val="20"/>
          <w:szCs w:val="20"/>
        </w:rPr>
        <w:t>Possible to change the labels in the figure to RECD? (They say REDC now.)</w:t>
      </w:r>
    </w:p>
  </w:comment>
  <w:comment w:id="38" w:author="Fang, Hanming" w:date="2025-09-21T11:28:00Z" w:initials="FH">
    <w:p w14:paraId="661BCA9E" w14:textId="61BD2213" w:rsidR="00706206" w:rsidRDefault="00706206">
      <w:pPr>
        <w:pStyle w:val="CommentText"/>
      </w:pPr>
      <w:r>
        <w:rPr>
          <w:rStyle w:val="CommentReference"/>
        </w:rPr>
        <w:annotationRef/>
      </w:r>
      <w:r>
        <w:t>How are the RECD counties chosen? Please clarify. Are the control and treatment locations comparable?</w:t>
      </w:r>
    </w:p>
    <w:p w14:paraId="37222180" w14:textId="77777777" w:rsidR="00C61BDB" w:rsidRDefault="00C61BDB">
      <w:pPr>
        <w:pStyle w:val="CommentText"/>
      </w:pPr>
    </w:p>
    <w:p w14:paraId="58C7DF2F" w14:textId="4E7815EB" w:rsidR="00C61BDB" w:rsidRPr="00C61BDB" w:rsidRDefault="00C61BDB">
      <w:pPr>
        <w:pStyle w:val="CommentText"/>
      </w:pPr>
      <w:r w:rsidRPr="00C61BDB">
        <w:rPr>
          <w:rFonts w:eastAsiaTheme="minorEastAsia"/>
          <w:b/>
          <w:lang w:eastAsia="zh-CN"/>
        </w:rPr>
        <w:t>Answer</w:t>
      </w:r>
      <w:r w:rsidRPr="00C61BDB">
        <w:rPr>
          <w:rFonts w:eastAsiaTheme="minorEastAsia"/>
          <w:b/>
          <w:lang w:eastAsia="zh-CN"/>
        </w:rPr>
        <w:t>：</w:t>
      </w:r>
      <w:r w:rsidRPr="00C61BDB">
        <w:t>Thank you very much for raising this important question. We appreciate the opportunity to clarify the selection process for RECD counties and address the comparability of treatment and control groups. In the initial year of the RECD project, pilot counties were primarily located in the eastern rural regions with relatively developed e-commerce infrastructure, a deliberate choice to establish replicable success models based on existing foundations. From 2015 to 2019, the project shifted its focus towards poverty-stricken counties, with most applying poverty counties receiving RECD project funding. We have added a more detailed explanation of this selection process to the manuscript. To address concerns regarding the comparability of treatment and control locations, given the non-random assignment of pilot counties, we have conducted a comprehensive set of robustness checks, including parallel trends tests, instrumental variable (IV) analysis, Propensity Score Matching Difference-in-Differences (PSM-DID), Synthetic Difference-in-Differences (SDID) model, tests for spatial spillover effects, and analysis of Heterogeneous Treatment Effects. These analyses consistently demonstrate that our regression results remain robust, and we have added relevant robustness explanations to the manuscript: Our regression results remain robust under a series of robustness checks.</w:t>
      </w:r>
    </w:p>
  </w:comment>
  <w:comment w:id="39" w:author="Prof. Jian Wang (SFI)" w:date="2025-09-12T15:10:00Z" w:initials="PJW(">
    <w:p w14:paraId="5694E531" w14:textId="77777777" w:rsidR="00F673C6" w:rsidRDefault="001C65D2">
      <w:pPr>
        <w:pStyle w:val="CommentText"/>
      </w:pPr>
      <w:r>
        <w:rPr>
          <w:rStyle w:val="CommentReference"/>
        </w:rPr>
        <w:annotationRef/>
      </w:r>
      <w:r>
        <w:t>What’s the total cost of such infrastrucrure investment?</w:t>
      </w:r>
    </w:p>
    <w:p w14:paraId="1BA9B971" w14:textId="77777777" w:rsidR="00F673C6" w:rsidRDefault="00F673C6">
      <w:pPr>
        <w:pStyle w:val="CommentText"/>
      </w:pPr>
    </w:p>
    <w:p w14:paraId="66387254" w14:textId="356FC372" w:rsidR="001C65D2" w:rsidRDefault="00F673C6">
      <w:pPr>
        <w:pStyle w:val="CommentText"/>
      </w:pPr>
      <w:r w:rsidRPr="004C111F">
        <w:rPr>
          <w:b/>
        </w:rPr>
        <w:t xml:space="preserve">Answer: </w:t>
      </w:r>
      <w:r w:rsidRPr="00F673C6">
        <w:t>The central government has allocated over 20 billion yuan in funding.</w:t>
      </w:r>
      <w:r w:rsidR="001C65D2">
        <w:t xml:space="preserve"> </w:t>
      </w:r>
    </w:p>
  </w:comment>
  <w:comment w:id="42" w:author="Prof. Jian Wang (SFI)" w:date="2025-09-12T15:09:00Z" w:initials="PJW(">
    <w:p w14:paraId="2E07B1BF" w14:textId="34391F99" w:rsidR="001C65D2" w:rsidRDefault="001C65D2">
      <w:pPr>
        <w:pStyle w:val="CommentText"/>
      </w:pPr>
      <w:r>
        <w:rPr>
          <w:rStyle w:val="CommentReference"/>
        </w:rPr>
        <w:annotationRef/>
      </w:r>
      <w:r>
        <w:rPr>
          <w:rFonts w:asciiTheme="minorEastAsia" w:eastAsiaTheme="minorEastAsia" w:hAnsiTheme="minorEastAsia" w:hint="eastAsia"/>
          <w:lang w:eastAsia="zh-CN"/>
        </w:rPr>
        <w:t>Please</w:t>
      </w:r>
      <w:r>
        <w:t xml:space="preserve"> provide a reference for your work. </w:t>
      </w:r>
    </w:p>
    <w:p w14:paraId="474330D1" w14:textId="686AB60C" w:rsidR="00C61BDB" w:rsidRPr="005B3360" w:rsidRDefault="005B3360">
      <w:pPr>
        <w:pStyle w:val="CommentText"/>
        <w:rPr>
          <w:rFonts w:eastAsiaTheme="minorEastAsia"/>
          <w:lang w:eastAsia="zh-CN"/>
        </w:rPr>
      </w:pPr>
      <w:r w:rsidRPr="004C111F">
        <w:rPr>
          <w:rFonts w:eastAsiaTheme="minorEastAsia" w:hint="eastAsia"/>
          <w:b/>
          <w:lang w:eastAsia="zh-CN"/>
        </w:rPr>
        <w:t>A</w:t>
      </w:r>
      <w:r w:rsidRPr="004C111F">
        <w:rPr>
          <w:rFonts w:eastAsiaTheme="minorEastAsia"/>
          <w:b/>
          <w:lang w:eastAsia="zh-CN"/>
        </w:rPr>
        <w:t>n</w:t>
      </w:r>
      <w:r w:rsidR="004C111F" w:rsidRPr="004C111F">
        <w:rPr>
          <w:rFonts w:eastAsiaTheme="minorEastAsia" w:hint="eastAsia"/>
          <w:b/>
          <w:lang w:eastAsia="zh-CN"/>
        </w:rPr>
        <w:t>swer</w:t>
      </w:r>
      <w:r w:rsidR="004C111F" w:rsidRPr="004C111F">
        <w:rPr>
          <w:rFonts w:eastAsiaTheme="minorEastAsia" w:hint="eastAsia"/>
          <w:b/>
          <w:lang w:eastAsia="zh-CN"/>
        </w:rPr>
        <w:t>：</w:t>
      </w:r>
      <w:r w:rsidR="004C111F" w:rsidRPr="004C111F">
        <w:rPr>
          <w:rFonts w:eastAsiaTheme="minorEastAsia"/>
          <w:lang w:eastAsia="zh-CN"/>
        </w:rPr>
        <w:t>Thank you for your feedback. We have added the requested references.</w:t>
      </w:r>
    </w:p>
  </w:comment>
  <w:comment w:id="64" w:author="Prof. Jian Wang (SFI)" w:date="2025-09-12T15:11:00Z" w:initials="PJW(">
    <w:p w14:paraId="4C50D745" w14:textId="77777777" w:rsidR="00201936" w:rsidRDefault="00201936">
      <w:pPr>
        <w:pStyle w:val="CommentText"/>
      </w:pPr>
      <w:r>
        <w:rPr>
          <w:rStyle w:val="CommentReference"/>
        </w:rPr>
        <w:annotationRef/>
      </w:r>
      <w:r>
        <w:t>I am just curious why cannot market solve this issue if the project is overall profitable? Can the increase in rurual income exceed the cost of infrastructure investment?</w:t>
      </w:r>
    </w:p>
    <w:p w14:paraId="12C97837" w14:textId="77777777" w:rsidR="00501796" w:rsidRDefault="00501796" w:rsidP="00501796">
      <w:pPr>
        <w:pStyle w:val="CommentText"/>
      </w:pPr>
    </w:p>
    <w:p w14:paraId="77E8C276" w14:textId="097619D3" w:rsidR="00501796" w:rsidRPr="00501796" w:rsidRDefault="00501796" w:rsidP="00501796">
      <w:pPr>
        <w:pStyle w:val="CommentText"/>
      </w:pPr>
      <w:r w:rsidRPr="00501796">
        <w:t>To answer this excellent question, I would like to elaborate on three key aspects:</w:t>
      </w:r>
    </w:p>
    <w:p w14:paraId="377929BF" w14:textId="77777777" w:rsidR="00501796" w:rsidRDefault="00501796" w:rsidP="00501796">
      <w:pPr>
        <w:pStyle w:val="CommentText"/>
      </w:pPr>
    </w:p>
    <w:p w14:paraId="3E43480C" w14:textId="77777777" w:rsidR="00501796" w:rsidRDefault="00501796" w:rsidP="00501796">
      <w:pPr>
        <w:pStyle w:val="CommentText"/>
      </w:pPr>
      <w:r>
        <w:t>First, it is crucial to acknowledge that the RECD project was, from its inception, a policy-driven initiative with a strong poverty alleviation component. Therefore, market forces alone were unlikely to address the specific challenges faced by rural communities, particularly in the 832 poverty-stricken counties targeted between 2015 and 2019. This inherent focus on poverty reduction distinguishes the RECD project from purely market-driven e-commerce development. If the market could have solved this issue, the Chinese government would not have needed to implement policies with over 20 billion RMB in subsidies to improve the situation.</w:t>
      </w:r>
    </w:p>
    <w:p w14:paraId="362FCF06" w14:textId="77777777" w:rsidR="00501796" w:rsidRDefault="00501796" w:rsidP="00501796">
      <w:pPr>
        <w:pStyle w:val="CommentText"/>
      </w:pPr>
    </w:p>
    <w:p w14:paraId="6325EAC6" w14:textId="77777777" w:rsidR="00501796" w:rsidRDefault="00501796" w:rsidP="00501796">
      <w:pPr>
        <w:pStyle w:val="CommentText"/>
      </w:pPr>
      <w:r>
        <w:t>Second, while comprehensive, publicly available data on the overall profitability (i.e., income increase exceeding infrastructure investment) of the RECD project is currently lacking, numerous news reports and research studies highlight its significant impact on increasing farmers' income, promoting agricultural product sales, and upgrading rural industries. While success stories abound, the profitability of individual projects likely varies depending on the region, available resources, and management expertise. The project is still evolving and maturing.</w:t>
      </w:r>
    </w:p>
    <w:p w14:paraId="40ACA6B7" w14:textId="77777777" w:rsidR="00501796" w:rsidRDefault="00501796" w:rsidP="00501796">
      <w:pPr>
        <w:pStyle w:val="CommentText"/>
      </w:pPr>
    </w:p>
    <w:p w14:paraId="3A848CD4" w14:textId="77777777" w:rsidR="00501796" w:rsidRDefault="00501796" w:rsidP="00501796">
      <w:pPr>
        <w:pStyle w:val="CommentText"/>
      </w:pPr>
      <w:r>
        <w:t>Third, even if some counties have not yet achieved a direct financial return where farmer income increases exceed project investment, the RECD project's broader significance lies in its creation of a sustainable, self-generating mechanism for rural income growth. This is akin to the logic of "building roads before getting rich." The project lays the foundation for long-term economic development by addressing fundamental barriers to rural e-commerce participation.</w:t>
      </w:r>
    </w:p>
    <w:p w14:paraId="0A1B6C66" w14:textId="77777777" w:rsidR="00501796" w:rsidRDefault="00501796" w:rsidP="00501796">
      <w:pPr>
        <w:pStyle w:val="CommentText"/>
      </w:pPr>
    </w:p>
    <w:p w14:paraId="591A2E30" w14:textId="77777777" w:rsidR="00501796" w:rsidRDefault="00501796" w:rsidP="00501796">
      <w:pPr>
        <w:pStyle w:val="CommentText"/>
      </w:pPr>
      <w:r>
        <w:t>Specifically, several factors hindered e-commerce development and farmer participation in these disadvantaged areas, including infrastructure deficits, high initial investment (the biggest problem being the substantial costs required for building upfront infrastructure, especially logistics systems), uncertainty in returns (poverty-stricken areas + low agricultural product return rates), and a lack of human capital.</w:t>
      </w:r>
    </w:p>
    <w:p w14:paraId="5C6ADCEC" w14:textId="77777777" w:rsidR="00501796" w:rsidRDefault="00501796" w:rsidP="00501796">
      <w:pPr>
        <w:pStyle w:val="CommentText"/>
      </w:pPr>
    </w:p>
    <w:p w14:paraId="1A9296EA" w14:textId="77777777" w:rsidR="005B3360" w:rsidRDefault="00501796" w:rsidP="00501796">
      <w:pPr>
        <w:pStyle w:val="CommentText"/>
      </w:pPr>
      <w:r>
        <w:t>Essentially, the RECD project aims to create a level playing field by addressing these fundamental challenges, enabling rural communities to participate in and benefit from the digital economy. While immediate financial profitability may not be universally ach</w:t>
      </w:r>
      <w:r w:rsidR="006264A7">
        <w:t xml:space="preserve">ieved, the long-term social and </w:t>
      </w:r>
      <w:r>
        <w:t>economic value of the project, particularly in terms of poverty alleviation and sustainable rural development, is likely to be substantial.</w:t>
      </w:r>
    </w:p>
    <w:p w14:paraId="66286321" w14:textId="342080D4" w:rsidR="006264A7" w:rsidRDefault="006264A7" w:rsidP="0050179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1299E" w15:done="0"/>
  <w15:commentEx w15:paraId="58C7DF2F" w15:done="1"/>
  <w15:commentEx w15:paraId="66387254" w15:done="0"/>
  <w15:commentEx w15:paraId="474330D1" w15:done="1"/>
  <w15:commentEx w15:paraId="6628632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4018B" w16cex:dateUtc="2025-10-14T23:50:00Z"/>
  <w16cex:commentExtensible w16cex:durableId="2C6EB648" w16cex:dateUtc="2025-09-12T07:10:00Z"/>
  <w16cex:commentExtensible w16cex:durableId="2C6EB694" w16cex:dateUtc="2025-09-12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1299E" w16cid:durableId="7D24018B"/>
  <w16cid:commentId w16cid:paraId="58C7DF2F" w16cid:durableId="58C7DF2F"/>
  <w16cid:commentId w16cid:paraId="66387254" w16cid:durableId="2C6EB648"/>
  <w16cid:commentId w16cid:paraId="474330D1" w16cid:durableId="474330D1"/>
  <w16cid:commentId w16cid:paraId="66286321" w16cid:durableId="2C6EB6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4FF5" w14:textId="77777777" w:rsidR="00F26564" w:rsidRDefault="00F26564" w:rsidP="001106CB">
      <w:pPr>
        <w:spacing w:after="0"/>
      </w:pPr>
      <w:r>
        <w:separator/>
      </w:r>
    </w:p>
  </w:endnote>
  <w:endnote w:type="continuationSeparator" w:id="0">
    <w:p w14:paraId="51156B26" w14:textId="77777777" w:rsidR="00F26564" w:rsidRDefault="00F26564" w:rsidP="001106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2" w:usb2="00000000" w:usb3="00000000" w:csb0="000000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1F0F" w14:textId="77777777" w:rsidR="00F26564" w:rsidRDefault="00F26564" w:rsidP="001106CB">
      <w:pPr>
        <w:spacing w:after="0"/>
      </w:pPr>
      <w:r>
        <w:separator/>
      </w:r>
    </w:p>
  </w:footnote>
  <w:footnote w:type="continuationSeparator" w:id="0">
    <w:p w14:paraId="36001632" w14:textId="77777777" w:rsidR="00F26564" w:rsidRDefault="00F26564" w:rsidP="001106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1B2E"/>
    <w:multiLevelType w:val="multilevel"/>
    <w:tmpl w:val="D9E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AE64C3"/>
    <w:multiLevelType w:val="multilevel"/>
    <w:tmpl w:val="985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416604">
    <w:abstractNumId w:val="1"/>
  </w:num>
  <w:num w:numId="2" w16cid:durableId="2212614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tchen Dykstra">
    <w15:presenceInfo w15:providerId="Windows Live" w15:userId="14d7333b6e9e881f"/>
  </w15:person>
  <w15:person w15:author="Fang, Hanming">
    <w15:presenceInfo w15:providerId="AD" w15:userId="S::hfang@upenn.edu::b577ee4a-4c9f-4d91-8283-a29053f3ac67"/>
  </w15:person>
  <w15:person w15:author="Prof. Jian Wang (SFI)">
    <w15:presenceInfo w15:providerId="AD" w15:userId="S-1-5-21-1739299922-1276963164-2591315638-48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bordersDoNotSurroundHeader/>
  <w:bordersDoNotSurroundFooter/>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E2A"/>
    <w:rsid w:val="00033EC2"/>
    <w:rsid w:val="00042434"/>
    <w:rsid w:val="000669AE"/>
    <w:rsid w:val="00091C33"/>
    <w:rsid w:val="000F707E"/>
    <w:rsid w:val="001106CB"/>
    <w:rsid w:val="00121FAF"/>
    <w:rsid w:val="00140549"/>
    <w:rsid w:val="001504D1"/>
    <w:rsid w:val="00163511"/>
    <w:rsid w:val="001779C2"/>
    <w:rsid w:val="00185F78"/>
    <w:rsid w:val="001C65D2"/>
    <w:rsid w:val="001F1726"/>
    <w:rsid w:val="00201936"/>
    <w:rsid w:val="00210299"/>
    <w:rsid w:val="00235782"/>
    <w:rsid w:val="00246FFD"/>
    <w:rsid w:val="00263955"/>
    <w:rsid w:val="00274DCF"/>
    <w:rsid w:val="002A4FC7"/>
    <w:rsid w:val="002C7D14"/>
    <w:rsid w:val="00356745"/>
    <w:rsid w:val="0036524B"/>
    <w:rsid w:val="00374B0F"/>
    <w:rsid w:val="00383D7C"/>
    <w:rsid w:val="003A21BC"/>
    <w:rsid w:val="003B5111"/>
    <w:rsid w:val="003C0445"/>
    <w:rsid w:val="003E2A06"/>
    <w:rsid w:val="00437360"/>
    <w:rsid w:val="004410C7"/>
    <w:rsid w:val="00442EBA"/>
    <w:rsid w:val="00461847"/>
    <w:rsid w:val="0047793F"/>
    <w:rsid w:val="00497DDD"/>
    <w:rsid w:val="004A31D8"/>
    <w:rsid w:val="004C0F75"/>
    <w:rsid w:val="004C111F"/>
    <w:rsid w:val="004C22D8"/>
    <w:rsid w:val="004E3504"/>
    <w:rsid w:val="00501796"/>
    <w:rsid w:val="0050710A"/>
    <w:rsid w:val="005519FE"/>
    <w:rsid w:val="005926D1"/>
    <w:rsid w:val="005A19F5"/>
    <w:rsid w:val="005B3360"/>
    <w:rsid w:val="005B7069"/>
    <w:rsid w:val="006264A7"/>
    <w:rsid w:val="006552CE"/>
    <w:rsid w:val="006828DC"/>
    <w:rsid w:val="00695E2A"/>
    <w:rsid w:val="006A7072"/>
    <w:rsid w:val="0070234B"/>
    <w:rsid w:val="00706206"/>
    <w:rsid w:val="007462B5"/>
    <w:rsid w:val="007A582F"/>
    <w:rsid w:val="00805FB9"/>
    <w:rsid w:val="008C0697"/>
    <w:rsid w:val="008E23BA"/>
    <w:rsid w:val="008E7E31"/>
    <w:rsid w:val="009A53A9"/>
    <w:rsid w:val="009D1228"/>
    <w:rsid w:val="009D1342"/>
    <w:rsid w:val="00A175BB"/>
    <w:rsid w:val="00A41646"/>
    <w:rsid w:val="00AB68C1"/>
    <w:rsid w:val="00AC504C"/>
    <w:rsid w:val="00AC71B2"/>
    <w:rsid w:val="00AE2FBC"/>
    <w:rsid w:val="00AE754C"/>
    <w:rsid w:val="00B34850"/>
    <w:rsid w:val="00B8270B"/>
    <w:rsid w:val="00B96911"/>
    <w:rsid w:val="00BF5F5D"/>
    <w:rsid w:val="00C26F39"/>
    <w:rsid w:val="00C311E6"/>
    <w:rsid w:val="00C34948"/>
    <w:rsid w:val="00C61BDB"/>
    <w:rsid w:val="00C75705"/>
    <w:rsid w:val="00CA1AEC"/>
    <w:rsid w:val="00D42BC8"/>
    <w:rsid w:val="00D47613"/>
    <w:rsid w:val="00D64746"/>
    <w:rsid w:val="00DA5608"/>
    <w:rsid w:val="00E01B72"/>
    <w:rsid w:val="00E13A4A"/>
    <w:rsid w:val="00E243B9"/>
    <w:rsid w:val="00E70946"/>
    <w:rsid w:val="00EA1996"/>
    <w:rsid w:val="00EC018F"/>
    <w:rsid w:val="00EC7439"/>
    <w:rsid w:val="00EF6D0A"/>
    <w:rsid w:val="00F03F2F"/>
    <w:rsid w:val="00F07967"/>
    <w:rsid w:val="00F127D5"/>
    <w:rsid w:val="00F202AD"/>
    <w:rsid w:val="00F26564"/>
    <w:rsid w:val="00F56521"/>
    <w:rsid w:val="00F673C6"/>
    <w:rsid w:val="00F73EBE"/>
    <w:rsid w:val="00F85723"/>
    <w:rsid w:val="00F9619C"/>
    <w:rsid w:val="00FB2B84"/>
    <w:rsid w:val="00FC1105"/>
    <w:rsid w:val="00FE2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D7E91"/>
  <w14:defaultImageDpi w14:val="330"/>
  <w15:chartTrackingRefBased/>
  <w15:docId w15:val="{C20BB6C8-90FC-4C57-8D02-6841AA94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8DC"/>
    <w:pPr>
      <w:spacing w:after="200"/>
      <w:jc w:val="both"/>
    </w:pPr>
    <w:rPr>
      <w:rFonts w:ascii="Times New Roman" w:eastAsia="Times New Roman" w:hAnsi="Times New Roman" w:cs="Times New Roman"/>
      <w:kern w:val="0"/>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E2A"/>
    <w:pPr>
      <w:spacing w:before="100" w:beforeAutospacing="1" w:after="100" w:afterAutospacing="1"/>
      <w:jc w:val="left"/>
    </w:pPr>
    <w:rPr>
      <w:rFonts w:ascii="SimSun" w:eastAsia="SimSun" w:hAnsi="SimSun" w:cs="SimSun"/>
      <w:sz w:val="24"/>
      <w:lang w:eastAsia="zh-CN"/>
    </w:rPr>
  </w:style>
  <w:style w:type="character" w:styleId="Strong">
    <w:name w:val="Strong"/>
    <w:basedOn w:val="DefaultParagraphFont"/>
    <w:uiPriority w:val="22"/>
    <w:qFormat/>
    <w:rsid w:val="00695E2A"/>
    <w:rPr>
      <w:b/>
      <w:bCs/>
    </w:rPr>
  </w:style>
  <w:style w:type="paragraph" w:customStyle="1" w:styleId="a">
    <w:name w:val="表格内容"/>
    <w:basedOn w:val="Normal"/>
    <w:link w:val="Char"/>
    <w:qFormat/>
    <w:rsid w:val="00E01B72"/>
    <w:pPr>
      <w:adjustRightInd w:val="0"/>
      <w:snapToGrid w:val="0"/>
      <w:spacing w:after="0"/>
      <w:ind w:firstLineChars="150" w:firstLine="150"/>
      <w:jc w:val="center"/>
    </w:pPr>
    <w:rPr>
      <w:rFonts w:eastAsia="FangSong" w:cs="SimSun"/>
      <w:szCs w:val="22"/>
    </w:rPr>
  </w:style>
  <w:style w:type="character" w:customStyle="1" w:styleId="Char">
    <w:name w:val="表格内容 Char"/>
    <w:link w:val="a"/>
    <w:qFormat/>
    <w:rsid w:val="00E01B72"/>
    <w:rPr>
      <w:rFonts w:ascii="Times New Roman" w:eastAsia="FangSong" w:hAnsi="Times New Roman" w:cs="SimSun"/>
      <w:kern w:val="0"/>
      <w:lang w:eastAsia="en-US"/>
    </w:rPr>
  </w:style>
  <w:style w:type="paragraph" w:customStyle="1" w:styleId="a0">
    <w:name w:val="表格注释"/>
    <w:basedOn w:val="Normal"/>
    <w:link w:val="Char0"/>
    <w:qFormat/>
    <w:rsid w:val="00E01B72"/>
    <w:pPr>
      <w:widowControl w:val="0"/>
      <w:autoSpaceDE w:val="0"/>
      <w:autoSpaceDN w:val="0"/>
      <w:adjustRightInd w:val="0"/>
      <w:snapToGrid w:val="0"/>
      <w:spacing w:after="0"/>
    </w:pPr>
    <w:rPr>
      <w:rFonts w:ascii="Garamond" w:eastAsia="SimSun" w:hAnsi="Garamond" w:cstheme="minorBidi"/>
      <w:sz w:val="20"/>
      <w:szCs w:val="20"/>
      <w:lang w:eastAsia="zh-CN"/>
    </w:rPr>
  </w:style>
  <w:style w:type="character" w:customStyle="1" w:styleId="Char0">
    <w:name w:val="表格注释 Char"/>
    <w:basedOn w:val="DefaultParagraphFont"/>
    <w:link w:val="a0"/>
    <w:rsid w:val="00E01B72"/>
    <w:rPr>
      <w:rFonts w:ascii="Garamond" w:eastAsia="SimSun" w:hAnsi="Garamond"/>
      <w:kern w:val="0"/>
      <w:sz w:val="20"/>
      <w:szCs w:val="20"/>
    </w:rPr>
  </w:style>
  <w:style w:type="paragraph" w:customStyle="1" w:styleId="a1">
    <w:name w:val="表格标题"/>
    <w:basedOn w:val="Normal"/>
    <w:link w:val="Char1"/>
    <w:qFormat/>
    <w:rsid w:val="00E01B72"/>
    <w:pPr>
      <w:widowControl w:val="0"/>
      <w:adjustRightInd w:val="0"/>
      <w:snapToGrid w:val="0"/>
      <w:spacing w:after="0"/>
      <w:ind w:firstLineChars="150" w:firstLine="150"/>
      <w:jc w:val="left"/>
    </w:pPr>
    <w:rPr>
      <w:rFonts w:ascii="Garamond" w:eastAsia="SimSun" w:hAnsi="Garamond" w:cstheme="minorBidi"/>
      <w:b/>
      <w:bCs/>
      <w:sz w:val="20"/>
      <w:szCs w:val="20"/>
      <w:lang w:eastAsia="zh-CN"/>
    </w:rPr>
  </w:style>
  <w:style w:type="character" w:customStyle="1" w:styleId="Char1">
    <w:name w:val="表格标题 Char"/>
    <w:basedOn w:val="DefaultParagraphFont"/>
    <w:link w:val="a1"/>
    <w:qFormat/>
    <w:rsid w:val="00E01B72"/>
    <w:rPr>
      <w:rFonts w:ascii="Garamond" w:eastAsia="SimSun" w:hAnsi="Garamond"/>
      <w:b/>
      <w:bCs/>
      <w:kern w:val="0"/>
      <w:sz w:val="20"/>
      <w:szCs w:val="20"/>
    </w:rPr>
  </w:style>
  <w:style w:type="paragraph" w:styleId="NoSpacing">
    <w:name w:val="No Spacing"/>
    <w:link w:val="NoSpacingChar"/>
    <w:uiPriority w:val="1"/>
    <w:qFormat/>
    <w:rsid w:val="00E01B72"/>
    <w:pPr>
      <w:widowControl w:val="0"/>
      <w:ind w:firstLineChars="150" w:firstLine="150"/>
      <w:jc w:val="both"/>
    </w:pPr>
    <w:rPr>
      <w:rFonts w:ascii="Times New Roman" w:eastAsia="SimSun" w:hAnsi="Times New Roman"/>
    </w:rPr>
  </w:style>
  <w:style w:type="character" w:customStyle="1" w:styleId="NoSpacingChar">
    <w:name w:val="No Spacing Char"/>
    <w:basedOn w:val="DefaultParagraphFont"/>
    <w:link w:val="NoSpacing"/>
    <w:uiPriority w:val="1"/>
    <w:qFormat/>
    <w:rsid w:val="00E01B72"/>
    <w:rPr>
      <w:rFonts w:ascii="Times New Roman" w:eastAsia="SimSun" w:hAnsi="Times New Roman"/>
    </w:rPr>
  </w:style>
  <w:style w:type="paragraph" w:customStyle="1" w:styleId="a2">
    <w:name w:val="参考文献格式"/>
    <w:basedOn w:val="Bibliography"/>
    <w:link w:val="a3"/>
    <w:qFormat/>
    <w:rsid w:val="0070234B"/>
    <w:pPr>
      <w:widowControl w:val="0"/>
      <w:adjustRightInd w:val="0"/>
      <w:snapToGrid w:val="0"/>
      <w:ind w:left="525" w:hangingChars="250" w:hanging="525"/>
    </w:pPr>
    <w:rPr>
      <w:rFonts w:eastAsia="SimSun" w:cstheme="minorBidi"/>
      <w:lang w:eastAsia="zh-CN"/>
    </w:rPr>
  </w:style>
  <w:style w:type="character" w:customStyle="1" w:styleId="a3">
    <w:name w:val="参考文献格式 字符"/>
    <w:basedOn w:val="DefaultParagraphFont"/>
    <w:link w:val="a2"/>
    <w:rsid w:val="0070234B"/>
    <w:rPr>
      <w:rFonts w:ascii="Times New Roman" w:eastAsia="SimSun" w:hAnsi="Times New Roman"/>
      <w:kern w:val="0"/>
      <w:szCs w:val="24"/>
    </w:rPr>
  </w:style>
  <w:style w:type="paragraph" w:styleId="Bibliography">
    <w:name w:val="Bibliography"/>
    <w:basedOn w:val="Normal"/>
    <w:next w:val="Normal"/>
    <w:uiPriority w:val="37"/>
    <w:unhideWhenUsed/>
    <w:rsid w:val="00235782"/>
    <w:pPr>
      <w:spacing w:after="0"/>
      <w:ind w:left="360" w:hanging="360"/>
      <w:jc w:val="left"/>
    </w:pPr>
    <w:rPr>
      <w:color w:val="000000" w:themeColor="text1"/>
    </w:rPr>
  </w:style>
  <w:style w:type="character" w:styleId="Hyperlink">
    <w:name w:val="Hyperlink"/>
    <w:basedOn w:val="DefaultParagraphFont"/>
    <w:uiPriority w:val="99"/>
    <w:unhideWhenUsed/>
    <w:rsid w:val="002A4FC7"/>
    <w:rPr>
      <w:color w:val="0563C1" w:themeColor="hyperlink"/>
      <w:u w:val="single"/>
    </w:rPr>
  </w:style>
  <w:style w:type="character" w:customStyle="1" w:styleId="UnresolvedMention1">
    <w:name w:val="Unresolved Mention1"/>
    <w:basedOn w:val="DefaultParagraphFont"/>
    <w:uiPriority w:val="99"/>
    <w:semiHidden/>
    <w:unhideWhenUsed/>
    <w:rsid w:val="002A4FC7"/>
    <w:rPr>
      <w:color w:val="605E5C"/>
      <w:shd w:val="clear" w:color="auto" w:fill="E1DFDD"/>
    </w:rPr>
  </w:style>
  <w:style w:type="character" w:styleId="CommentReference">
    <w:name w:val="annotation reference"/>
    <w:basedOn w:val="DefaultParagraphFont"/>
    <w:uiPriority w:val="99"/>
    <w:semiHidden/>
    <w:unhideWhenUsed/>
    <w:rsid w:val="001C65D2"/>
    <w:rPr>
      <w:sz w:val="16"/>
      <w:szCs w:val="16"/>
    </w:rPr>
  </w:style>
  <w:style w:type="paragraph" w:styleId="CommentText">
    <w:name w:val="annotation text"/>
    <w:basedOn w:val="Normal"/>
    <w:link w:val="CommentTextChar"/>
    <w:uiPriority w:val="99"/>
    <w:semiHidden/>
    <w:unhideWhenUsed/>
    <w:rsid w:val="001C65D2"/>
    <w:rPr>
      <w:sz w:val="20"/>
      <w:szCs w:val="20"/>
    </w:rPr>
  </w:style>
  <w:style w:type="character" w:customStyle="1" w:styleId="CommentTextChar">
    <w:name w:val="Comment Text Char"/>
    <w:basedOn w:val="DefaultParagraphFont"/>
    <w:link w:val="CommentText"/>
    <w:uiPriority w:val="99"/>
    <w:semiHidden/>
    <w:rsid w:val="001C65D2"/>
    <w:rPr>
      <w:rFonts w:ascii="Times New Roman" w:eastAsia="Times New Roman" w:hAnsi="Times New Roman" w:cs="Times New Roman"/>
      <w:kern w:val="0"/>
      <w:sz w:val="20"/>
      <w:szCs w:val="20"/>
      <w:lang w:eastAsia="en-US"/>
    </w:rPr>
  </w:style>
  <w:style w:type="paragraph" w:styleId="CommentSubject">
    <w:name w:val="annotation subject"/>
    <w:basedOn w:val="CommentText"/>
    <w:next w:val="CommentText"/>
    <w:link w:val="CommentSubjectChar"/>
    <w:uiPriority w:val="99"/>
    <w:semiHidden/>
    <w:unhideWhenUsed/>
    <w:rsid w:val="001C65D2"/>
    <w:rPr>
      <w:b/>
      <w:bCs/>
    </w:rPr>
  </w:style>
  <w:style w:type="character" w:customStyle="1" w:styleId="CommentSubjectChar">
    <w:name w:val="Comment Subject Char"/>
    <w:basedOn w:val="CommentTextChar"/>
    <w:link w:val="CommentSubject"/>
    <w:uiPriority w:val="99"/>
    <w:semiHidden/>
    <w:rsid w:val="001C65D2"/>
    <w:rPr>
      <w:rFonts w:ascii="Times New Roman" w:eastAsia="Times New Roman" w:hAnsi="Times New Roman" w:cs="Times New Roman"/>
      <w:b/>
      <w:bCs/>
      <w:kern w:val="0"/>
      <w:sz w:val="20"/>
      <w:szCs w:val="20"/>
      <w:lang w:eastAsia="en-US"/>
    </w:rPr>
  </w:style>
  <w:style w:type="paragraph" w:styleId="BalloonText">
    <w:name w:val="Balloon Text"/>
    <w:basedOn w:val="Normal"/>
    <w:link w:val="BalloonTextChar"/>
    <w:uiPriority w:val="99"/>
    <w:semiHidden/>
    <w:unhideWhenUsed/>
    <w:rsid w:val="003B5111"/>
    <w:pPr>
      <w:spacing w:after="0"/>
    </w:pPr>
    <w:rPr>
      <w:sz w:val="18"/>
      <w:szCs w:val="18"/>
    </w:rPr>
  </w:style>
  <w:style w:type="character" w:customStyle="1" w:styleId="BalloonTextChar">
    <w:name w:val="Balloon Text Char"/>
    <w:basedOn w:val="DefaultParagraphFont"/>
    <w:link w:val="BalloonText"/>
    <w:uiPriority w:val="99"/>
    <w:semiHidden/>
    <w:rsid w:val="003B5111"/>
    <w:rPr>
      <w:rFonts w:ascii="Times New Roman" w:eastAsia="Times New Roman" w:hAnsi="Times New Roman" w:cs="Times New Roman"/>
      <w:kern w:val="0"/>
      <w:sz w:val="18"/>
      <w:szCs w:val="18"/>
      <w:lang w:eastAsia="en-US"/>
    </w:rPr>
  </w:style>
  <w:style w:type="paragraph" w:styleId="Header">
    <w:name w:val="header"/>
    <w:basedOn w:val="Normal"/>
    <w:link w:val="HeaderChar"/>
    <w:uiPriority w:val="99"/>
    <w:unhideWhenUsed/>
    <w:rsid w:val="001106C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106CB"/>
    <w:rPr>
      <w:rFonts w:ascii="Times New Roman" w:eastAsia="Times New Roman" w:hAnsi="Times New Roman" w:cs="Times New Roman"/>
      <w:kern w:val="0"/>
      <w:sz w:val="18"/>
      <w:szCs w:val="18"/>
      <w:lang w:eastAsia="en-US"/>
    </w:rPr>
  </w:style>
  <w:style w:type="paragraph" w:styleId="Footer">
    <w:name w:val="footer"/>
    <w:basedOn w:val="Normal"/>
    <w:link w:val="FooterChar"/>
    <w:uiPriority w:val="99"/>
    <w:unhideWhenUsed/>
    <w:rsid w:val="001106C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106CB"/>
    <w:rPr>
      <w:rFonts w:ascii="Times New Roman" w:eastAsia="Times New Roman" w:hAnsi="Times New Roman" w:cs="Times New Roman"/>
      <w:kern w:val="0"/>
      <w:sz w:val="18"/>
      <w:szCs w:val="18"/>
      <w:lang w:eastAsia="en-US"/>
    </w:rPr>
  </w:style>
  <w:style w:type="paragraph" w:styleId="Revision">
    <w:name w:val="Revision"/>
    <w:hidden/>
    <w:uiPriority w:val="99"/>
    <w:semiHidden/>
    <w:rsid w:val="00EA1996"/>
    <w:rPr>
      <w:rFonts w:ascii="Times New Roman" w:eastAsia="Times New Roman" w:hAnsi="Times New Roman" w:cs="Times New Roman"/>
      <w:kern w:val="0"/>
      <w:szCs w:val="24"/>
      <w:lang w:eastAsia="en-US"/>
    </w:rPr>
  </w:style>
  <w:style w:type="character" w:styleId="UnresolvedMention">
    <w:name w:val="Unresolved Mention"/>
    <w:basedOn w:val="DefaultParagraphFont"/>
    <w:uiPriority w:val="99"/>
    <w:semiHidden/>
    <w:unhideWhenUsed/>
    <w:rsid w:val="004A31D8"/>
    <w:rPr>
      <w:color w:val="605E5C"/>
      <w:shd w:val="clear" w:color="auto" w:fill="E1DFDD"/>
    </w:rPr>
  </w:style>
  <w:style w:type="character" w:styleId="FollowedHyperlink">
    <w:name w:val="FollowedHyperlink"/>
    <w:basedOn w:val="DefaultParagraphFont"/>
    <w:uiPriority w:val="99"/>
    <w:semiHidden/>
    <w:unhideWhenUsed/>
    <w:rsid w:val="004A31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400612">
      <w:bodyDiv w:val="1"/>
      <w:marLeft w:val="0"/>
      <w:marRight w:val="0"/>
      <w:marTop w:val="0"/>
      <w:marBottom w:val="0"/>
      <w:divBdr>
        <w:top w:val="none" w:sz="0" w:space="0" w:color="auto"/>
        <w:left w:val="none" w:sz="0" w:space="0" w:color="auto"/>
        <w:bottom w:val="none" w:sz="0" w:space="0" w:color="auto"/>
        <w:right w:val="none" w:sz="0" w:space="0" w:color="auto"/>
      </w:divBdr>
    </w:div>
    <w:div w:id="101904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16/j.jenvman.2022.11671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27491;&#22312;&#36827;&#34892;&#30340;&#35770;&#25991;\&#30005;&#23376;&#21830;&#21153;&#36827;&#26449;&#19982;&#25910;&#20837;&#24046;&#36317;\&#34920;&#26684;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[表格1.xlsx]Sheet1!$T$65</c:f>
              <c:strCache>
                <c:ptCount val="1"/>
                <c:pt idx="0">
                  <c:v>Rural online retail sales (trillion yuan)</c:v>
                </c:pt>
              </c:strCache>
            </c:strRef>
          </c:tx>
          <c:spPr>
            <a:solidFill>
              <a:sysClr val="window" lastClr="FFFFFF">
                <a:lumMod val="65000"/>
              </a:sysClr>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[表格1.xlsx]Sheet1!$Q$47:$Q$55</c:f>
              <c:numCache>
                <c:formatCode>General</c:formatCode>
                <c:ptCount val="9"/>
                <c:pt idx="0">
                  <c:v>2014</c:v>
                </c:pt>
                <c:pt idx="1">
                  <c:v>2015</c:v>
                </c:pt>
                <c:pt idx="2">
                  <c:v>2016</c:v>
                </c:pt>
                <c:pt idx="3">
                  <c:v>2017</c:v>
                </c:pt>
                <c:pt idx="4">
                  <c:v>2018</c:v>
                </c:pt>
                <c:pt idx="5">
                  <c:v>2019</c:v>
                </c:pt>
                <c:pt idx="6">
                  <c:v>2020</c:v>
                </c:pt>
                <c:pt idx="7">
                  <c:v>2021</c:v>
                </c:pt>
                <c:pt idx="8">
                  <c:v>2022</c:v>
                </c:pt>
              </c:numCache>
            </c:numRef>
          </c:cat>
          <c:val>
            <c:numRef>
              <c:f>[表格1.xlsx]Sheet1!$T$66:$T$74</c:f>
              <c:numCache>
                <c:formatCode>0.00_);[Red]\(0.00\)</c:formatCode>
                <c:ptCount val="9"/>
                <c:pt idx="0" formatCode="General">
                  <c:v>0.18</c:v>
                </c:pt>
                <c:pt idx="1">
                  <c:v>0.35</c:v>
                </c:pt>
                <c:pt idx="2">
                  <c:v>0.89</c:v>
                </c:pt>
                <c:pt idx="3">
                  <c:v>1.24</c:v>
                </c:pt>
                <c:pt idx="4">
                  <c:v>1.37</c:v>
                </c:pt>
                <c:pt idx="5">
                  <c:v>1.7</c:v>
                </c:pt>
                <c:pt idx="6">
                  <c:v>1.79</c:v>
                </c:pt>
                <c:pt idx="7">
                  <c:v>2.0499999999999998</c:v>
                </c:pt>
                <c:pt idx="8">
                  <c:v>2.17</c:v>
                </c:pt>
              </c:numCache>
            </c:numRef>
          </c:val>
          <c:extLst>
            <c:ext xmlns:c16="http://schemas.microsoft.com/office/drawing/2014/chart" uri="{C3380CC4-5D6E-409C-BE32-E72D297353CC}">
              <c16:uniqueId val="{00000000-2773-8747-928E-ED88A747B75E}"/>
            </c:ext>
          </c:extLst>
        </c:ser>
        <c:dLbls>
          <c:showLegendKey val="0"/>
          <c:showVal val="1"/>
          <c:showCatName val="0"/>
          <c:showSerName val="0"/>
          <c:showPercent val="0"/>
          <c:showBubbleSize val="0"/>
        </c:dLbls>
        <c:gapWidth val="219"/>
        <c:overlap val="-27"/>
        <c:axId val="331222804"/>
        <c:axId val="890017354"/>
      </c:barChart>
      <c:lineChart>
        <c:grouping val="standard"/>
        <c:varyColors val="0"/>
        <c:ser>
          <c:idx val="1"/>
          <c:order val="1"/>
          <c:tx>
            <c:strRef>
              <c:f>[表格1.xlsx]Sheet1!$U$65</c:f>
              <c:strCache>
                <c:ptCount val="1"/>
                <c:pt idx="0">
                  <c:v>Growth rate</c:v>
                </c:pt>
              </c:strCache>
            </c:strRef>
          </c:tx>
          <c:spPr>
            <a:ln w="15875" cap="rnd">
              <a:solidFill>
                <a:srgbClr val="4472C4"/>
              </a:solidFill>
              <a:round/>
            </a:ln>
            <a:effectLst/>
          </c:spPr>
          <c:marker>
            <c:symbol val="square"/>
            <c:size val="3"/>
            <c:spPr>
              <a:solidFill>
                <a:srgbClr val="4472C4"/>
              </a:solidFill>
              <a:ln w="9525">
                <a:solidFill>
                  <a:srgbClr val="4472C4"/>
                </a:solidFill>
              </a:ln>
              <a:effectLst/>
            </c:spPr>
          </c:marker>
          <c:dPt>
            <c:idx val="3"/>
            <c:marker>
              <c:symbol val="square"/>
              <c:size val="3"/>
              <c:spPr>
                <a:solidFill>
                  <a:srgbClr val="4472C4"/>
                </a:solidFill>
                <a:ln w="9525">
                  <a:solidFill>
                    <a:srgbClr val="4472C4"/>
                  </a:solidFill>
                </a:ln>
                <a:effectLst/>
              </c:spPr>
            </c:marker>
            <c:bubble3D val="0"/>
            <c:spPr>
              <a:ln w="15875" cap="rnd" cmpd="sng">
                <a:solidFill>
                  <a:srgbClr val="4472C4"/>
                </a:solidFill>
                <a:prstDash val="solid"/>
                <a:round/>
              </a:ln>
              <a:effectLst/>
            </c:spPr>
            <c:extLst>
              <c:ext xmlns:c16="http://schemas.microsoft.com/office/drawing/2014/chart" uri="{C3380CC4-5D6E-409C-BE32-E72D297353CC}">
                <c16:uniqueId val="{00000002-2773-8747-928E-ED88A747B75E}"/>
              </c:ext>
            </c:extLst>
          </c:dPt>
          <c:dLbls>
            <c:dLbl>
              <c:idx val="3"/>
              <c:layout>
                <c:manualLayout>
                  <c:x val="0"/>
                  <c:y val="2.42587601078167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773-8747-928E-ED88A747B75E}"/>
                </c:ext>
              </c:extLst>
            </c:dLbl>
            <c:dLbl>
              <c:idx val="4"/>
              <c:layout>
                <c:manualLayout>
                  <c:x val="-7.6844262295082E-3"/>
                  <c:y val="-2.42587601078167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773-8747-928E-ED88A747B75E}"/>
                </c:ext>
              </c:extLst>
            </c:dLbl>
            <c:dLbl>
              <c:idx val="5"/>
              <c:layout>
                <c:manualLayout>
                  <c:x val="-2.4590163934426201E-2"/>
                  <c:y val="-3.5040431266846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773-8747-928E-ED88A747B75E}"/>
                </c:ext>
              </c:extLst>
            </c:dLbl>
            <c:dLbl>
              <c:idx val="6"/>
              <c:layout>
                <c:manualLayout>
                  <c:x val="-2.6127049180327901E-2"/>
                  <c:y val="-5.39083557951482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773-8747-928E-ED88A747B75E}"/>
                </c:ext>
              </c:extLst>
            </c:dLbl>
            <c:dLbl>
              <c:idx val="7"/>
              <c:layout>
                <c:manualLayout>
                  <c:x val="-2.1516393442622999E-2"/>
                  <c:y val="-3.7735849056603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773-8747-928E-ED88A747B75E}"/>
                </c:ext>
              </c:extLst>
            </c:dLbl>
            <c:dLbl>
              <c:idx val="8"/>
              <c:layout>
                <c:manualLayout>
                  <c:x val="-2.6315789473684115E-2"/>
                  <c:y val="-4.166666666666666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773-8747-928E-ED88A747B75E}"/>
                </c:ext>
              </c:extLst>
            </c:dLbl>
            <c:spPr>
              <a:noFill/>
              <a:ln>
                <a:noFill/>
              </a:ln>
              <a:effectLst/>
            </c:spPr>
            <c:txPr>
              <a:bodyPr rot="0" spcFirstLastPara="0" vertOverflow="ellipsis" horzOverflow="clip" vert="horz" wrap="square" lIns="0" tIns="19050" rIns="0" bIns="19050" anchor="ctr" anchorCtr="1" forceAA="0">
                <a:spAutoFit/>
              </a:bodyPr>
              <a:lstStyle/>
              <a:p>
                <a:pPr>
                  <a:defRPr lang="zh-CN"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val>
            <c:numRef>
              <c:f>[表格1.xlsx]Sheet1!$U$66:$U$74</c:f>
              <c:numCache>
                <c:formatCode>0.00%</c:formatCode>
                <c:ptCount val="9"/>
                <c:pt idx="1">
                  <c:v>0.96099999999999997</c:v>
                </c:pt>
                <c:pt idx="2">
                  <c:v>1.54285714285714</c:v>
                </c:pt>
                <c:pt idx="3">
                  <c:v>0.39325842696629199</c:v>
                </c:pt>
                <c:pt idx="4">
                  <c:v>0.104838709677419</c:v>
                </c:pt>
                <c:pt idx="5">
                  <c:v>0.240875912408759</c:v>
                </c:pt>
                <c:pt idx="6">
                  <c:v>5.2941176470588297E-2</c:v>
                </c:pt>
                <c:pt idx="7">
                  <c:v>0.14525139664804501</c:v>
                </c:pt>
                <c:pt idx="8">
                  <c:v>5.8536585365853697E-2</c:v>
                </c:pt>
              </c:numCache>
            </c:numRef>
          </c:val>
          <c:smooth val="0"/>
          <c:extLst>
            <c:ext xmlns:c16="http://schemas.microsoft.com/office/drawing/2014/chart" uri="{C3380CC4-5D6E-409C-BE32-E72D297353CC}">
              <c16:uniqueId val="{00000008-2773-8747-928E-ED88A747B75E}"/>
            </c:ext>
          </c:extLst>
        </c:ser>
        <c:dLbls>
          <c:showLegendKey val="0"/>
          <c:showVal val="1"/>
          <c:showCatName val="0"/>
          <c:showSerName val="0"/>
          <c:showPercent val="0"/>
          <c:showBubbleSize val="0"/>
        </c:dLbls>
        <c:marker val="1"/>
        <c:smooth val="0"/>
        <c:axId val="99618652"/>
        <c:axId val="865699742"/>
      </c:lineChart>
      <c:catAx>
        <c:axId val="331222804"/>
        <c:scaling>
          <c:orientation val="minMax"/>
        </c:scaling>
        <c:delete val="0"/>
        <c:axPos val="b"/>
        <c:numFmt formatCode="General" sourceLinked="0"/>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CN"/>
          </a:p>
        </c:txPr>
        <c:crossAx val="890017354"/>
        <c:crosses val="autoZero"/>
        <c:auto val="1"/>
        <c:lblAlgn val="ctr"/>
        <c:lblOffset val="100"/>
        <c:noMultiLvlLbl val="0"/>
      </c:catAx>
      <c:valAx>
        <c:axId val="890017354"/>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12700" cmpd="sng">
            <a:solidFill>
              <a:schemeClr val="tx1"/>
            </a:solidFill>
            <a:prstDash val="solid"/>
          </a:ln>
          <a:effectLst/>
        </c:spPr>
        <c:txPr>
          <a:bodyPr rot="-60000000" spcFirstLastPara="0" vertOverflow="ellipsis" vert="horz" wrap="square" anchor="ctr" anchorCtr="1" forceAA="0"/>
          <a:lstStyle/>
          <a:p>
            <a:pPr>
              <a:defRPr lang="zh-CN"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CN"/>
          </a:p>
        </c:txPr>
        <c:crossAx val="331222804"/>
        <c:crosses val="autoZero"/>
        <c:crossBetween val="between"/>
      </c:valAx>
      <c:catAx>
        <c:axId val="99618652"/>
        <c:scaling>
          <c:orientation val="minMax"/>
        </c:scaling>
        <c:delete val="1"/>
        <c:axPos val="b"/>
        <c:numFmt formatCode="General" sourceLinked="1"/>
        <c:majorTickMark val="out"/>
        <c:minorTickMark val="none"/>
        <c:tickLblPos val="nextTo"/>
        <c:crossAx val="865699742"/>
        <c:crosses val="autoZero"/>
        <c:auto val="1"/>
        <c:lblAlgn val="ctr"/>
        <c:lblOffset val="100"/>
        <c:noMultiLvlLbl val="0"/>
      </c:catAx>
      <c:valAx>
        <c:axId val="865699742"/>
        <c:scaling>
          <c:orientation val="minMax"/>
        </c:scaling>
        <c:delete val="0"/>
        <c:axPos val="r"/>
        <c:numFmt formatCode="0%" sourceLinked="0"/>
        <c:majorTickMark val="out"/>
        <c:minorTickMark val="none"/>
        <c:tickLblPos val="nextTo"/>
        <c:spPr>
          <a:noFill/>
          <a:ln w="12700" cmpd="sng">
            <a:solidFill>
              <a:schemeClr val="tx1"/>
            </a:solidFill>
            <a:prstDash val="solid"/>
          </a:ln>
          <a:effectLst/>
        </c:spPr>
        <c:txPr>
          <a:bodyPr rot="-60000000" spcFirstLastPara="0" vertOverflow="ellipsis" vert="horz" wrap="square" anchor="ctr" anchorCtr="1" forceAA="0"/>
          <a:lstStyle/>
          <a:p>
            <a:pPr>
              <a:defRPr lang="zh-CN"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CN"/>
          </a:p>
        </c:txPr>
        <c:crossAx val="99618652"/>
        <c:crosses val="max"/>
        <c:crossBetween val="between"/>
      </c:valAx>
      <c:spPr>
        <a:noFill/>
        <a:ln>
          <a:noFill/>
        </a:ln>
        <a:effectLst/>
      </c:spPr>
    </c:plotArea>
    <c:legend>
      <c:legendPos val="b"/>
      <c:overlay val="0"/>
      <c:spPr>
        <a:noFill/>
        <a:ln>
          <a:noFill/>
        </a:ln>
        <a:effectLst/>
      </c:spPr>
      <c:txPr>
        <a:bodyPr rot="0" spcFirstLastPara="0" vertOverflow="ellipsis" vert="horz" wrap="square" anchor="ctr" anchorCtr="1" forceAA="0"/>
        <a:lstStyle/>
        <a:p>
          <a:pPr>
            <a:defRPr lang="zh-CN"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CN"/>
        </a:p>
      </c:txPr>
    </c:legend>
    <c:plotVisOnly val="1"/>
    <c:dispBlanksAs val="gap"/>
    <c:showDLblsOverMax val="0"/>
  </c:chart>
  <c:spPr>
    <a:noFill/>
    <a:ln w="9525" cap="flat" cmpd="sng" algn="ctr">
      <a:noFill/>
      <a:round/>
    </a:ln>
    <a:effectLst/>
  </c:spPr>
  <c:txPr>
    <a:bodyPr/>
    <a:lstStyle/>
    <a:p>
      <a:pPr>
        <a:defRPr lang="zh-CN">
          <a:solidFill>
            <a:sysClr val="windowText" lastClr="000000"/>
          </a:solidFill>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0AD6C89-80F3-5247-B21F-503A95C45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Gretchen Dykstra</cp:lastModifiedBy>
  <cp:revision>38</cp:revision>
  <dcterms:created xsi:type="dcterms:W3CDTF">2025-10-14T23:04:00Z</dcterms:created>
  <dcterms:modified xsi:type="dcterms:W3CDTF">2025-10-15T00:00:00Z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id="zqi6Tjim"/&gt;&lt;style id="http://www.zotero.org/styles/energy-policy" hasBibliography="1" bibliographyStyleHasBeenSet="1"/&gt;&lt;prefs&gt;&lt;pref name="fieldType" value="Field"/&gt;&lt;/prefs&gt;&lt;/data&gt;</vt:lpwstr>
  </property>
</Properties>
</file>